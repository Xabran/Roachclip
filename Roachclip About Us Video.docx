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0DE0" w:rsidRDefault="00E00DE0" w:rsidP="00E00DE0">
      <w:pPr>
        <w:jc w:val="center"/>
        <w:rPr>
          <w:b/>
          <w:u w:val="single"/>
        </w:rPr>
      </w:pPr>
      <w:r>
        <w:rPr>
          <w:b/>
          <w:u w:val="single"/>
        </w:rPr>
        <w:t xml:space="preserve">Roachclip </w:t>
      </w:r>
      <w:proofErr w:type="gramStart"/>
      <w:r>
        <w:rPr>
          <w:b/>
          <w:u w:val="single"/>
        </w:rPr>
        <w:t>About</w:t>
      </w:r>
      <w:proofErr w:type="gramEnd"/>
      <w:r>
        <w:rPr>
          <w:b/>
          <w:u w:val="single"/>
        </w:rPr>
        <w:t xml:space="preserve"> Us Video/Kickstarter</w:t>
      </w:r>
    </w:p>
    <w:p w:rsidR="00E00DE0" w:rsidRDefault="00E00DE0" w:rsidP="00E00DE0">
      <w:pPr>
        <w:jc w:val="center"/>
      </w:pPr>
      <w:r>
        <w:t>Script</w:t>
      </w:r>
    </w:p>
    <w:p w:rsidR="00E00DE0" w:rsidRDefault="00E00DE0" w:rsidP="00E00DE0">
      <w:r>
        <w:t xml:space="preserve">Matt:  Welcome to Roachclip.com where </w:t>
      </w:r>
      <w:del w:id="0" w:author="Xabran" w:date="2011-06-22T21:23:00Z">
        <w:r w:rsidDel="00E545F2">
          <w:delText xml:space="preserve">the </w:delText>
        </w:r>
      </w:del>
      <w:r>
        <w:t xml:space="preserve">community </w:t>
      </w:r>
      <w:del w:id="1" w:author="Xabran" w:date="2011-06-22T21:03:00Z">
        <w:r w:rsidDel="00732033">
          <w:delText>is the experience</w:delText>
        </w:r>
      </w:del>
      <w:ins w:id="2" w:author="Xabran" w:date="2011-06-22T21:03:00Z">
        <w:r w:rsidR="00732033">
          <w:t>and experience come together</w:t>
        </w:r>
      </w:ins>
      <w:r>
        <w:t>!</w:t>
      </w:r>
    </w:p>
    <w:p w:rsidR="00E00DE0" w:rsidRDefault="00E00DE0" w:rsidP="00E00DE0">
      <w:r>
        <w:t>Derek:  Our goal is to bring a whole world of amazing experiences and people together to share in the wonders around us.</w:t>
      </w:r>
    </w:p>
    <w:p w:rsidR="00E00DE0" w:rsidRDefault="00E00DE0" w:rsidP="00E00DE0">
      <w:r>
        <w:t>Becka:  Through activism, innovation, joy, artistry and most importantly love &amp; compassion, we strive to unite open-minded people from all walks of life.</w:t>
      </w:r>
    </w:p>
    <w:p w:rsidR="00E00DE0" w:rsidRDefault="00E00DE0" w:rsidP="00E00DE0">
      <w:r>
        <w:t xml:space="preserve">Danielle:  Roachclip.com </w:t>
      </w:r>
      <w:del w:id="3" w:author="Xabran" w:date="2011-06-22T21:03:00Z">
        <w:r w:rsidDel="00732033">
          <w:delText>can be broken down into</w:delText>
        </w:r>
      </w:del>
      <w:ins w:id="4" w:author="Xabran" w:date="2011-06-22T21:03:00Z">
        <w:r w:rsidR="00732033">
          <w:t>consists of</w:t>
        </w:r>
      </w:ins>
      <w:r>
        <w:t xml:space="preserve"> three major components.  The community, the emporium and the experience.</w:t>
      </w:r>
    </w:p>
    <w:p w:rsidR="00E00DE0" w:rsidRDefault="00E00DE0" w:rsidP="00E00DE0">
      <w:r>
        <w:t>Danny:  The community is the haven for the artist, philosopher, activist, creative mind or anyone looking for a cool place to be online and in the real world.</w:t>
      </w:r>
      <w:r w:rsidR="006B0E0E">
        <w:t xml:space="preserve">  It’s all about artist collaboration, meeting like-minded individuals, being a part of </w:t>
      </w:r>
      <w:del w:id="5" w:author="Xabran" w:date="2011-06-22T21:04:00Z">
        <w:r w:rsidR="006B0E0E" w:rsidDel="00732033">
          <w:delText xml:space="preserve">the </w:delText>
        </w:r>
      </w:del>
      <w:ins w:id="6" w:author="Xabran" w:date="2011-06-22T21:04:00Z">
        <w:r w:rsidR="00732033">
          <w:t xml:space="preserve">a </w:t>
        </w:r>
      </w:ins>
      <w:r w:rsidR="006B0E0E">
        <w:t xml:space="preserve">growing </w:t>
      </w:r>
      <w:del w:id="7" w:author="Xabran" w:date="2011-06-22T21:04:00Z">
        <w:r w:rsidR="006B0E0E" w:rsidDel="00732033">
          <w:delText>subculture</w:delText>
        </w:r>
        <w:r w:rsidR="00892372" w:rsidDel="00732033">
          <w:delText xml:space="preserve"> </w:delText>
        </w:r>
      </w:del>
      <w:ins w:id="8" w:author="Xabran" w:date="2011-06-22T21:04:00Z">
        <w:r w:rsidR="00732033">
          <w:t xml:space="preserve">culture </w:t>
        </w:r>
      </w:ins>
      <w:r w:rsidR="00892372">
        <w:t>and coming together.</w:t>
      </w:r>
      <w:ins w:id="9" w:author="Xabran" w:date="2011-06-22T21:04:00Z">
        <w:r w:rsidR="00732033">
          <w:t xml:space="preserve"> </w:t>
        </w:r>
        <w:proofErr w:type="gramStart"/>
        <w:r w:rsidR="00732033">
          <w:t>( I</w:t>
        </w:r>
        <w:proofErr w:type="gramEnd"/>
        <w:r w:rsidR="00732033">
          <w:t xml:space="preserve"> changed sub-culture to the general “culture”.  It just feels to me that if we use the word subculture, we would then have to define </w:t>
        </w:r>
      </w:ins>
      <w:ins w:id="10" w:author="Xabran" w:date="2011-06-22T21:05:00Z">
        <w:r w:rsidR="00732033">
          <w:t>‘which’ subculture, which would then kind of block us in)</w:t>
        </w:r>
      </w:ins>
      <w:r>
        <w:br/>
      </w:r>
    </w:p>
    <w:p w:rsidR="00E00DE0" w:rsidRDefault="00E00DE0" w:rsidP="00E00DE0">
      <w:r>
        <w:t xml:space="preserve">Andrew:    Roachclip.com is a melting pot of creativity.  People can come together to share </w:t>
      </w:r>
      <w:del w:id="11" w:author="Xabran" w:date="2011-06-22T21:08:00Z">
        <w:r w:rsidDel="00732033">
          <w:delText>projects</w:delText>
        </w:r>
      </w:del>
      <w:ins w:id="12" w:author="Xabran" w:date="2011-06-22T21:08:00Z">
        <w:r w:rsidR="00732033">
          <w:t>ideas</w:t>
        </w:r>
      </w:ins>
      <w:r>
        <w:t xml:space="preserve">, get feedback, </w:t>
      </w:r>
      <w:del w:id="13" w:author="Xabran" w:date="2011-06-22T21:08:00Z">
        <w:r w:rsidDel="00732033">
          <w:delText>advice, tutorials</w:delText>
        </w:r>
      </w:del>
      <w:ins w:id="14" w:author="Xabran" w:date="2011-06-22T21:08:00Z">
        <w:r w:rsidR="00732033">
          <w:t>and learn</w:t>
        </w:r>
      </w:ins>
      <w:r>
        <w:t xml:space="preserve"> from</w:t>
      </w:r>
      <w:ins w:id="15" w:author="Xabran" w:date="2011-06-22T21:08:00Z">
        <w:r w:rsidR="00732033">
          <w:t xml:space="preserve"> the</w:t>
        </w:r>
      </w:ins>
      <w:r>
        <w:t xml:space="preserve"> experience</w:t>
      </w:r>
      <w:del w:id="16" w:author="Xabran" w:date="2011-06-22T21:08:00Z">
        <w:r w:rsidDel="00732033">
          <w:delText>d</w:delText>
        </w:r>
      </w:del>
      <w:r>
        <w:t xml:space="preserve"> </w:t>
      </w:r>
      <w:ins w:id="17" w:author="Xabran" w:date="2011-06-22T21:09:00Z">
        <w:r w:rsidR="00732033">
          <w:t xml:space="preserve">of other </w:t>
        </w:r>
      </w:ins>
      <w:r>
        <w:t>people in your field or</w:t>
      </w:r>
      <w:ins w:id="18" w:author="Xabran" w:date="2011-06-22T21:10:00Z">
        <w:r w:rsidR="00732033">
          <w:t xml:space="preserve"> even</w:t>
        </w:r>
      </w:ins>
      <w:r>
        <w:t xml:space="preserve"> collaborate on </w:t>
      </w:r>
      <w:del w:id="19" w:author="Xabran" w:date="2011-06-22T21:09:00Z">
        <w:r w:rsidDel="00732033">
          <w:delText>all kinds of artistic work</w:delText>
        </w:r>
      </w:del>
      <w:ins w:id="20" w:author="Xabran" w:date="2011-06-22T21:09:00Z">
        <w:r w:rsidR="00732033">
          <w:t>projects</w:t>
        </w:r>
      </w:ins>
      <w:r>
        <w:t xml:space="preserve">.  </w:t>
      </w:r>
      <w:proofErr w:type="spellStart"/>
      <w:ins w:id="21" w:author="Xabran" w:date="2011-06-22T21:11:00Z">
        <w:r w:rsidR="00732033">
          <w:t>Afterall</w:t>
        </w:r>
        <w:proofErr w:type="spellEnd"/>
        <w:r w:rsidR="00732033">
          <w:t>,</w:t>
        </w:r>
        <w:bookmarkStart w:id="22" w:name="_GoBack"/>
        <w:r w:rsidR="00732033">
          <w:t xml:space="preserve"> </w:t>
        </w:r>
        <w:bookmarkEnd w:id="22"/>
        <w:r w:rsidR="00732033">
          <w:t xml:space="preserve">art is an interactive medium to be shared amongst friends and strangers before it can realize its true potential.  </w:t>
        </w:r>
      </w:ins>
      <w:ins w:id="23" w:author="Xabran" w:date="2011-06-22T21:10:00Z">
        <w:r w:rsidR="00732033">
          <w:t>(I like this paragraph the most</w:t>
        </w:r>
      </w:ins>
      <w:ins w:id="24" w:author="Xabran" w:date="2011-06-22T21:11:00Z">
        <w:r w:rsidR="00732033">
          <w:t>, stole a bit from below</w:t>
        </w:r>
      </w:ins>
      <w:ins w:id="25" w:author="Xabran" w:date="2011-06-22T21:10:00Z">
        <w:r w:rsidR="00732033">
          <w:t>)</w:t>
        </w:r>
      </w:ins>
    </w:p>
    <w:p w:rsidR="00E00DE0" w:rsidRDefault="00E00DE0" w:rsidP="00E00DE0">
      <w:pPr>
        <w:jc w:val="center"/>
        <w:rPr>
          <w:b/>
          <w:u w:val="single"/>
        </w:rPr>
      </w:pPr>
      <w:r>
        <w:rPr>
          <w:b/>
          <w:u w:val="single"/>
        </w:rPr>
        <w:t>OR</w:t>
      </w:r>
    </w:p>
    <w:p w:rsidR="00E00DE0" w:rsidRDefault="00E00DE0" w:rsidP="00E00DE0">
      <w:r>
        <w:t>Andrew:   Roachclip.com is an online classroom for the arts where everyone is a teacher and a student.  When working together, the only limit is our imaginations.  Expand your creative horizons by interacting with talented, passionate people.”</w:t>
      </w:r>
    </w:p>
    <w:p w:rsidR="00E00DE0" w:rsidRDefault="00E00DE0" w:rsidP="00E00DE0">
      <w:pPr>
        <w:jc w:val="center"/>
      </w:pPr>
      <w:r>
        <w:rPr>
          <w:b/>
          <w:u w:val="single"/>
        </w:rPr>
        <w:t>OR</w:t>
      </w:r>
    </w:p>
    <w:p w:rsidR="00E00DE0" w:rsidRDefault="00E00DE0" w:rsidP="00E00DE0">
      <w:r>
        <w:t xml:space="preserve">Andrew:  Art is an interactive medium and needs to be shared among peers, friends and strangers before it finally realizes itself into its final form.  Roachclip.com is an online meeting ground where artists of all types can collaborate on projects to turn them into something amazing. </w:t>
      </w:r>
    </w:p>
    <w:p w:rsidR="006B0E0E" w:rsidRDefault="006B0E0E" w:rsidP="00E00DE0">
      <w:r>
        <w:t xml:space="preserve">Angela:  The internet can be overwhelming with it’s over saturation of junk information.  It can be hard to find people with similar philosophies and passions to interact with and share ideas.  We bring together the very brightest, </w:t>
      </w:r>
      <w:ins w:id="26" w:author="Xabran" w:date="2011-06-22T21:12:00Z">
        <w:r w:rsidR="00732033">
          <w:t xml:space="preserve">most </w:t>
        </w:r>
      </w:ins>
      <w:r>
        <w:t xml:space="preserve">creative &amp; </w:t>
      </w:r>
      <w:proofErr w:type="spellStart"/>
      <w:r>
        <w:t>fun</w:t>
      </w:r>
      <w:ins w:id="27" w:author="Xabran" w:date="2011-06-22T21:12:00Z">
        <w:r w:rsidR="00732033">
          <w:t>nest</w:t>
        </w:r>
      </w:ins>
      <w:proofErr w:type="spellEnd"/>
      <w:r>
        <w:t xml:space="preserve"> minds just like your own.</w:t>
      </w:r>
    </w:p>
    <w:p w:rsidR="006B0E0E" w:rsidRPr="00A52865" w:rsidRDefault="006B0E0E" w:rsidP="00E00DE0">
      <w:r>
        <w:t xml:space="preserve">Matt:  Over the past several years </w:t>
      </w:r>
      <w:del w:id="28" w:author="Xabran" w:date="2011-06-22T21:13:00Z">
        <w:r w:rsidDel="00A52865">
          <w:delText>the sub culture that we have become a part of</w:delText>
        </w:r>
      </w:del>
      <w:ins w:id="29" w:author="Xabran" w:date="2011-06-22T21:13:00Z">
        <w:r w:rsidR="00A52865">
          <w:t xml:space="preserve">a culture of expression, compassion </w:t>
        </w:r>
      </w:ins>
      <w:ins w:id="30" w:author="Xabran" w:date="2011-06-22T21:14:00Z">
        <w:r w:rsidR="00A52865">
          <w:t>and living passionately</w:t>
        </w:r>
      </w:ins>
      <w:r>
        <w:t xml:space="preserve"> has grown exponentially and continues to gain momentum.  We’ve interacted with </w:t>
      </w:r>
      <w:del w:id="31" w:author="Xabran" w:date="2011-06-22T21:15:00Z">
        <w:r w:rsidDel="00A52865">
          <w:delText xml:space="preserve">all these </w:delText>
        </w:r>
      </w:del>
      <w:r>
        <w:t xml:space="preserve">amazing people in the real world but never found a strong place online to share our way of life.  </w:t>
      </w:r>
      <w:r w:rsidRPr="00A52865">
        <w:rPr>
          <w:strike/>
          <w:rPrChange w:id="32" w:author="Xabran" w:date="2011-06-22T21:20:00Z">
            <w:rPr/>
          </w:rPrChange>
        </w:rPr>
        <w:t>We are striving to</w:t>
      </w:r>
      <w:r w:rsidR="00434E97" w:rsidRPr="00A52865">
        <w:rPr>
          <w:strike/>
          <w:rPrChange w:id="33" w:author="Xabran" w:date="2011-06-22T21:20:00Z">
            <w:rPr/>
          </w:rPrChange>
        </w:rPr>
        <w:t xml:space="preserve"> make a home for </w:t>
      </w:r>
      <w:r w:rsidR="00434E97" w:rsidRPr="00A52865">
        <w:rPr>
          <w:strike/>
          <w:rPrChange w:id="34" w:author="Xabran" w:date="2011-06-22T21:20:00Z">
            <w:rPr/>
          </w:rPrChange>
        </w:rPr>
        <w:lastRenderedPageBreak/>
        <w:t>this culture in both the cyber world and the real one.</w:t>
      </w:r>
      <w:ins w:id="35" w:author="Xabran" w:date="2011-06-22T21:20:00Z">
        <w:r w:rsidR="00A52865">
          <w:t xml:space="preserve">  We’ve built an online home for this culture to help it grow, and we want you to be a part of it.</w:t>
        </w:r>
      </w:ins>
    </w:p>
    <w:p w:rsidR="00434E97" w:rsidRPr="00A52865" w:rsidRDefault="00434E97" w:rsidP="00E00DE0">
      <w:pPr>
        <w:rPr>
          <w:strike/>
          <w:rPrChange w:id="36" w:author="Xabran" w:date="2011-06-22T21:20:00Z">
            <w:rPr/>
          </w:rPrChange>
        </w:rPr>
      </w:pPr>
      <w:r w:rsidRPr="00A52865">
        <w:rPr>
          <w:strike/>
          <w:rPrChange w:id="37" w:author="Xabran" w:date="2011-06-22T21:20:00Z">
            <w:rPr/>
          </w:rPrChange>
        </w:rPr>
        <w:t>Derek:  And that’s the key to all of this.  Building relations in both worlds because the digital and the analog are becoming synonymous with each other and it’s important that we differentiate between the two and experience the joys of both together.</w:t>
      </w:r>
    </w:p>
    <w:p w:rsidR="00434E97" w:rsidRPr="00A52865" w:rsidRDefault="00434E97" w:rsidP="00E00DE0">
      <w:pPr>
        <w:rPr>
          <w:strike/>
          <w:rPrChange w:id="38" w:author="Xabran" w:date="2011-06-22T21:21:00Z">
            <w:rPr/>
          </w:rPrChange>
        </w:rPr>
      </w:pPr>
      <w:r w:rsidRPr="00A52865">
        <w:rPr>
          <w:strike/>
          <w:rPrChange w:id="39" w:author="Xabran" w:date="2011-06-22T21:21:00Z">
            <w:rPr/>
          </w:rPrChange>
        </w:rPr>
        <w:t>Becka:  While you’re here, connect with all the coolest artists in our community.  All kinds of incredibly gifted artists are creating amazing works of art everyday on Roachclip.com and they’re here to connect with you.</w:t>
      </w:r>
      <w:ins w:id="40" w:author="Xabran" w:date="2011-06-22T21:21:00Z">
        <w:r w:rsidR="00A52865">
          <w:rPr>
            <w:strike/>
          </w:rPr>
          <w:t xml:space="preserve">  (I feel like this point has already been made)</w:t>
        </w:r>
      </w:ins>
    </w:p>
    <w:p w:rsidR="0001046E" w:rsidRDefault="00434E97" w:rsidP="0001046E">
      <w:pPr>
        <w:shd w:val="clear" w:color="auto" w:fill="FFFFFF" w:themeFill="background1"/>
        <w:spacing w:after="0" w:line="240" w:lineRule="auto"/>
        <w:textAlignment w:val="top"/>
        <w:rPr>
          <w:rFonts w:eastAsia="Times New Roman" w:cstheme="minorHAnsi"/>
          <w:b/>
          <w:bCs/>
        </w:rPr>
      </w:pPr>
      <w:r>
        <w:t xml:space="preserve">Danielle:  The Emporium is our online </w:t>
      </w:r>
      <w:r w:rsidR="0001046E">
        <w:t xml:space="preserve">marketplace housing the coolest </w:t>
      </w:r>
      <w:del w:id="41" w:author="Xabran" w:date="2011-06-22T21:22:00Z">
        <w:r w:rsidR="0001046E" w:rsidDel="00A52865">
          <w:delText xml:space="preserve">items </w:delText>
        </w:r>
      </w:del>
      <w:ins w:id="42" w:author="Xabran" w:date="2011-06-22T21:22:00Z">
        <w:r w:rsidR="00A52865">
          <w:t xml:space="preserve">stuff </w:t>
        </w:r>
      </w:ins>
      <w:r w:rsidR="0001046E">
        <w:t xml:space="preserve">from here to Timbuktu.  </w:t>
      </w:r>
      <w:r w:rsidR="0001046E" w:rsidRPr="0001046E">
        <w:rPr>
          <w:rFonts w:eastAsia="Times New Roman" w:cstheme="minorHAnsi"/>
          <w:bCs/>
        </w:rPr>
        <w:t xml:space="preserve">Our goal is "To help </w:t>
      </w:r>
      <w:del w:id="43" w:author="Xabran" w:date="2011-06-22T21:22:00Z">
        <w:r w:rsidR="0001046E" w:rsidRPr="0001046E" w:rsidDel="00A52865">
          <w:rPr>
            <w:rFonts w:eastAsia="Times New Roman" w:cstheme="minorHAnsi"/>
            <w:bCs/>
          </w:rPr>
          <w:delText xml:space="preserve">good </w:delText>
        </w:r>
      </w:del>
      <w:ins w:id="44" w:author="Xabran" w:date="2011-06-22T21:22:00Z">
        <w:r w:rsidR="00A52865">
          <w:rPr>
            <w:rFonts w:eastAsia="Times New Roman" w:cstheme="minorHAnsi"/>
            <w:bCs/>
          </w:rPr>
          <w:t>fun</w:t>
        </w:r>
        <w:r w:rsidR="00A52865" w:rsidRPr="0001046E">
          <w:rPr>
            <w:rFonts w:eastAsia="Times New Roman" w:cstheme="minorHAnsi"/>
            <w:bCs/>
          </w:rPr>
          <w:t xml:space="preserve"> </w:t>
        </w:r>
      </w:ins>
      <w:r w:rsidR="0001046E" w:rsidRPr="0001046E">
        <w:rPr>
          <w:rFonts w:eastAsia="Times New Roman" w:cstheme="minorHAnsi"/>
          <w:bCs/>
        </w:rPr>
        <w:t>people get the gear they need to maximize their festival experience."  We've met countless people</w:t>
      </w:r>
      <w:ins w:id="45" w:author="Xabran" w:date="2011-06-22T21:57:00Z">
        <w:r w:rsidR="003C0981">
          <w:rPr>
            <w:rFonts w:eastAsia="Times New Roman" w:cstheme="minorHAnsi"/>
            <w:bCs/>
          </w:rPr>
          <w:t xml:space="preserve"> at festivals</w:t>
        </w:r>
      </w:ins>
      <w:r w:rsidR="0001046E" w:rsidRPr="0001046E">
        <w:rPr>
          <w:rFonts w:eastAsia="Times New Roman" w:cstheme="minorHAnsi"/>
          <w:bCs/>
        </w:rPr>
        <w:t xml:space="preserve"> with amazing talents for creating beautiful wares.  We want to help these crafters reach the world of people that appreciate them the most</w:t>
      </w:r>
      <w:r w:rsidR="0001046E" w:rsidRPr="0001046E">
        <w:rPr>
          <w:rFonts w:eastAsia="Times New Roman" w:cstheme="minorHAnsi"/>
          <w:b/>
          <w:bCs/>
        </w:rPr>
        <w:t>.  </w:t>
      </w:r>
      <w:ins w:id="46" w:author="Xabran" w:date="2011-06-22T21:24:00Z">
        <w:r w:rsidR="00E545F2">
          <w:rPr>
            <w:rFonts w:eastAsia="Times New Roman" w:cstheme="minorHAnsi"/>
            <w:b/>
            <w:bCs/>
          </w:rPr>
          <w:t>(</w:t>
        </w:r>
        <w:proofErr w:type="gramStart"/>
        <w:r w:rsidR="00E545F2">
          <w:rPr>
            <w:rFonts w:eastAsia="Times New Roman" w:cstheme="minorHAnsi"/>
            <w:b/>
            <w:bCs/>
          </w:rPr>
          <w:t>we</w:t>
        </w:r>
        <w:proofErr w:type="gramEnd"/>
        <w:r w:rsidR="00E545F2">
          <w:rPr>
            <w:rFonts w:eastAsia="Times New Roman" w:cstheme="minorHAnsi"/>
            <w:b/>
            <w:bCs/>
          </w:rPr>
          <w:t xml:space="preserve"> need to mention festivals carefully… somehow… earlier in this script. It shouldn’t be the focus, but it should be mentioned)</w:t>
        </w:r>
      </w:ins>
    </w:p>
    <w:p w:rsidR="0001046E" w:rsidDel="00BA1529" w:rsidRDefault="0001046E" w:rsidP="0001046E">
      <w:pPr>
        <w:shd w:val="clear" w:color="auto" w:fill="FFFFFF" w:themeFill="background1"/>
        <w:spacing w:after="0" w:line="240" w:lineRule="auto"/>
        <w:textAlignment w:val="top"/>
        <w:rPr>
          <w:del w:id="47" w:author="Xabran" w:date="2011-06-22T21:37:00Z"/>
        </w:rPr>
      </w:pPr>
      <w:r>
        <w:rPr>
          <w:rFonts w:eastAsia="Times New Roman" w:cstheme="minorHAnsi"/>
          <w:b/>
          <w:bCs/>
        </w:rPr>
        <w:br/>
      </w:r>
      <w:r>
        <w:rPr>
          <w:rFonts w:eastAsia="Times New Roman" w:cstheme="minorHAnsi"/>
          <w:bCs/>
        </w:rPr>
        <w:t xml:space="preserve">Danny:  </w:t>
      </w:r>
      <w:ins w:id="48" w:author="Xabran" w:date="2011-06-22T21:58:00Z">
        <w:r w:rsidR="003C0981">
          <w:rPr>
            <w:rFonts w:eastAsia="Times New Roman" w:cstheme="minorHAnsi"/>
            <w:bCs/>
          </w:rPr>
          <w:t xml:space="preserve">To do this, we’ve created </w:t>
        </w:r>
      </w:ins>
      <w:proofErr w:type="spellStart"/>
      <w:r>
        <w:t>Roachclip.com</w:t>
      </w:r>
      <w:ins w:id="49" w:author="Xabran" w:date="2011-06-22T21:25:00Z">
        <w:r w:rsidR="00E545F2">
          <w:t>’s</w:t>
        </w:r>
        <w:proofErr w:type="spellEnd"/>
        <w:r w:rsidR="00E545F2">
          <w:t xml:space="preserve"> Emporium</w:t>
        </w:r>
      </w:ins>
      <w:r>
        <w:t xml:space="preserve"> </w:t>
      </w:r>
      <w:del w:id="50" w:author="Xabran" w:date="2011-06-22T21:59:00Z">
        <w:r w:rsidDel="003C0981">
          <w:delText xml:space="preserve">is </w:delText>
        </w:r>
      </w:del>
      <w:ins w:id="51" w:author="Xabran" w:date="2011-06-22T21:59:00Z">
        <w:r w:rsidR="003C0981">
          <w:t xml:space="preserve">as </w:t>
        </w:r>
      </w:ins>
      <w:r>
        <w:t xml:space="preserve">a </w:t>
      </w:r>
      <w:del w:id="52" w:author="Xabran" w:date="2011-06-22T21:28:00Z">
        <w:r w:rsidDel="00E545F2">
          <w:delText>melting pot</w:delText>
        </w:r>
      </w:del>
      <w:ins w:id="53" w:author="Xabran" w:date="2011-06-22T21:28:00Z">
        <w:r w:rsidR="00E545F2">
          <w:t>forum</w:t>
        </w:r>
      </w:ins>
      <w:r>
        <w:t xml:space="preserve"> for artists of all kinds to</w:t>
      </w:r>
      <w:ins w:id="54" w:author="Xabran" w:date="2011-06-22T21:28:00Z">
        <w:r w:rsidR="00E545F2">
          <w:t xml:space="preserve"> make a living </w:t>
        </w:r>
      </w:ins>
      <w:ins w:id="55" w:author="Xabran" w:date="2011-06-22T21:33:00Z">
        <w:r w:rsidR="00BA1529">
          <w:t>with</w:t>
        </w:r>
      </w:ins>
      <w:ins w:id="56" w:author="Xabran" w:date="2011-06-22T21:28:00Z">
        <w:r w:rsidR="00E545F2">
          <w:t xml:space="preserve"> their passions by</w:t>
        </w:r>
      </w:ins>
      <w:r>
        <w:t xml:space="preserve"> </w:t>
      </w:r>
      <w:ins w:id="57" w:author="Xabran" w:date="2011-06-22T21:29:00Z">
        <w:r w:rsidR="00E545F2">
          <w:t xml:space="preserve">showcasing and selling their unique work.  </w:t>
        </w:r>
      </w:ins>
      <w:del w:id="58" w:author="Xabran" w:date="2011-06-22T21:37:00Z">
        <w:r w:rsidDel="00BA1529">
          <w:delText>not only showcase their craft, but a place to house their work online to sell.</w:delText>
        </w:r>
      </w:del>
    </w:p>
    <w:p w:rsidR="0001046E" w:rsidRDefault="0001046E" w:rsidP="0001046E">
      <w:pPr>
        <w:shd w:val="clear" w:color="auto" w:fill="FFFFFF" w:themeFill="background1"/>
        <w:spacing w:after="0" w:line="240" w:lineRule="auto"/>
        <w:textAlignment w:val="top"/>
      </w:pPr>
      <w:r>
        <w:br/>
        <w:t xml:space="preserve">Andrew:  There’s nothing worse than </w:t>
      </w:r>
      <w:del w:id="59" w:author="Xabran" w:date="2011-06-22T22:29:00Z">
        <w:r w:rsidDel="00F569B8">
          <w:delText>getting to a festival and realizing that our experience would have been so much better if we had the right gear for each occasion.  We’ve found all the coolest gear to make your own endeavors that much better.</w:delText>
        </w:r>
      </w:del>
      <w:ins w:id="60" w:author="Xabran" w:date="2011-06-22T22:29:00Z">
        <w:r w:rsidR="00F569B8">
          <w:t xml:space="preserve">  </w:t>
        </w:r>
      </w:ins>
      <w:ins w:id="61" w:author="Xabran" w:date="2011-06-22T22:30:00Z">
        <w:r w:rsidR="00F569B8">
          <w:t xml:space="preserve">coming back from a festival wishing you’d bought that awesome piece of gear and </w:t>
        </w:r>
      </w:ins>
      <w:ins w:id="62" w:author="Xabran" w:date="2011-06-22T22:31:00Z">
        <w:r w:rsidR="00F569B8">
          <w:t xml:space="preserve">then </w:t>
        </w:r>
      </w:ins>
      <w:ins w:id="63" w:author="Xabran" w:date="2011-06-22T22:30:00Z">
        <w:r w:rsidR="00F569B8">
          <w:t>never seeing it again.</w:t>
        </w:r>
      </w:ins>
      <w:ins w:id="64" w:author="Xabran" w:date="2011-06-22T22:29:00Z">
        <w:r w:rsidR="00F569B8">
          <w:t xml:space="preserve"> </w:t>
        </w:r>
      </w:ins>
      <w:r>
        <w:br/>
      </w:r>
      <w:r>
        <w:br/>
        <w:t xml:space="preserve">Angela:  </w:t>
      </w:r>
      <w:ins w:id="65" w:author="Xabran" w:date="2011-06-22T22:27:00Z">
        <w:r w:rsidR="00F569B8">
          <w:t xml:space="preserve">That’s why it’s </w:t>
        </w:r>
      </w:ins>
      <w:del w:id="66" w:author="Xabran" w:date="2011-06-22T22:27:00Z">
        <w:r w:rsidDel="00F569B8">
          <w:delText>Its</w:delText>
        </w:r>
      </w:del>
      <w:r>
        <w:t xml:space="preserve"> </w:t>
      </w:r>
      <w:del w:id="67" w:author="Xabran" w:date="2011-06-22T21:53:00Z">
        <w:r w:rsidDel="003C0981">
          <w:delText xml:space="preserve">part of </w:delText>
        </w:r>
      </w:del>
      <w:r>
        <w:t xml:space="preserve">our mission to scour the globe for all the unique handcrafted goods that you can’t find anywhere else.  Items made by an </w:t>
      </w:r>
      <w:proofErr w:type="spellStart"/>
      <w:r>
        <w:t>individual</w:t>
      </w:r>
      <w:proofErr w:type="gramStart"/>
      <w:ins w:id="68" w:author="Xabran" w:date="2011-06-22T21:54:00Z">
        <w:r w:rsidR="003C0981">
          <w:t>,</w:t>
        </w:r>
      </w:ins>
      <w:proofErr w:type="gramEnd"/>
      <w:del w:id="69" w:author="Xabran" w:date="2011-06-22T21:54:00Z">
        <w:r w:rsidDel="003C0981">
          <w:delText xml:space="preserve"> and </w:delText>
        </w:r>
      </w:del>
      <w:r>
        <w:t>not</w:t>
      </w:r>
      <w:proofErr w:type="spellEnd"/>
      <w:r>
        <w:t xml:space="preserve"> a factory.</w:t>
      </w:r>
    </w:p>
    <w:p w:rsidR="0001046E" w:rsidRPr="006C3B68" w:rsidRDefault="0001046E" w:rsidP="0001046E">
      <w:pPr>
        <w:shd w:val="clear" w:color="auto" w:fill="FFFFFF" w:themeFill="background1"/>
        <w:spacing w:after="0" w:line="240" w:lineRule="auto"/>
        <w:textAlignment w:val="top"/>
        <w:rPr>
          <w:strike/>
          <w:rPrChange w:id="70" w:author="Xabran" w:date="2011-06-22T21:52:00Z">
            <w:rPr/>
          </w:rPrChange>
        </w:rPr>
      </w:pPr>
      <w:r>
        <w:br/>
      </w:r>
      <w:r w:rsidRPr="006C3B68">
        <w:rPr>
          <w:strike/>
          <w:rPrChange w:id="71" w:author="Xabran" w:date="2011-06-22T21:52:00Z">
            <w:rPr/>
          </w:rPrChange>
        </w:rPr>
        <w:t>Matt:  You don’t have to consider yourself an artist to sell things on Roachclip.  If you’ve made something unique or cool in anyway there’s a spot for you on Roachclip.com</w:t>
      </w:r>
      <w:ins w:id="72" w:author="Xabran" w:date="2011-06-22T21:52:00Z">
        <w:r w:rsidR="006C3B68">
          <w:rPr>
            <w:strike/>
          </w:rPr>
          <w:t xml:space="preserve"> </w:t>
        </w:r>
        <w:r w:rsidR="006C3B68" w:rsidRPr="006C3B68">
          <w:rPr>
            <w:rPrChange w:id="73" w:author="Xabran" w:date="2011-06-22T21:52:00Z">
              <w:rPr>
                <w:strike/>
              </w:rPr>
            </w:rPrChange>
          </w:rPr>
          <w:t>(</w:t>
        </w:r>
        <w:r w:rsidR="006C3B68">
          <w:t>I think we might be pretty selective on the emporium… only the coolest shit, after all</w:t>
        </w:r>
        <w:r w:rsidR="006C3B68" w:rsidRPr="006C3B68">
          <w:rPr>
            <w:rPrChange w:id="74" w:author="Xabran" w:date="2011-06-22T21:52:00Z">
              <w:rPr>
                <w:strike/>
              </w:rPr>
            </w:rPrChange>
          </w:rPr>
          <w:t>)</w:t>
        </w:r>
      </w:ins>
    </w:p>
    <w:p w:rsidR="0001046E" w:rsidRDefault="0001046E" w:rsidP="0001046E">
      <w:pPr>
        <w:shd w:val="clear" w:color="auto" w:fill="FFFFFF" w:themeFill="background1"/>
        <w:spacing w:after="0" w:line="240" w:lineRule="auto"/>
        <w:textAlignment w:val="top"/>
      </w:pPr>
    </w:p>
    <w:p w:rsidR="0001046E" w:rsidRDefault="0001046E" w:rsidP="0001046E">
      <w:pPr>
        <w:shd w:val="clear" w:color="auto" w:fill="FFFFFF" w:themeFill="background1"/>
        <w:spacing w:after="0" w:line="240" w:lineRule="auto"/>
        <w:textAlignment w:val="top"/>
      </w:pPr>
      <w:r>
        <w:t xml:space="preserve">Derek:  In addition to finding artist’s wares on the site we will also be offering Roachclip exclusive crafts, artwork, </w:t>
      </w:r>
      <w:ins w:id="75" w:author="Xabran" w:date="2011-06-22T22:32:00Z">
        <w:r w:rsidR="00F569B8">
          <w:t>do-it-yourself</w:t>
        </w:r>
      </w:ins>
      <w:ins w:id="76" w:author="Xabran" w:date="2011-06-22T22:33:00Z">
        <w:r w:rsidR="00F569B8">
          <w:t xml:space="preserve"> guides</w:t>
        </w:r>
      </w:ins>
      <w:ins w:id="77" w:author="Xabran" w:date="2011-06-22T22:32:00Z">
        <w:r w:rsidR="00F569B8">
          <w:t xml:space="preserve">, </w:t>
        </w:r>
      </w:ins>
      <w:r>
        <w:t xml:space="preserve">music and everything else cool </w:t>
      </w:r>
      <w:del w:id="78" w:author="Xabran" w:date="2011-06-22T22:33:00Z">
        <w:r w:rsidDel="00F569B8">
          <w:delText>you won’t find anywhere else.</w:delText>
        </w:r>
      </w:del>
      <w:ins w:id="79" w:author="Xabran" w:date="2011-06-22T22:33:00Z">
        <w:r w:rsidR="00F569B8">
          <w:t>enough to mention. (</w:t>
        </w:r>
        <w:proofErr w:type="gramStart"/>
        <w:r w:rsidR="00F569B8">
          <w:t>just</w:t>
        </w:r>
        <w:proofErr w:type="gramEnd"/>
        <w:r w:rsidR="00F569B8">
          <w:t xml:space="preserve"> changed the “anywhere else” because it was in the previous paragraph)</w:t>
        </w:r>
      </w:ins>
    </w:p>
    <w:p w:rsidR="00F1719F" w:rsidRDefault="0001046E" w:rsidP="0001046E">
      <w:pPr>
        <w:shd w:val="clear" w:color="auto" w:fill="FFFFFF" w:themeFill="background1"/>
        <w:spacing w:after="0" w:line="240" w:lineRule="auto"/>
        <w:textAlignment w:val="top"/>
        <w:rPr>
          <w:rFonts w:eastAsia="Times New Roman" w:cstheme="minorHAnsi"/>
          <w:bCs/>
        </w:rPr>
      </w:pPr>
      <w:r>
        <w:br/>
        <w:t xml:space="preserve">Becka:  </w:t>
      </w:r>
      <w:r w:rsidR="00F1719F">
        <w:t xml:space="preserve">The Experience is the culmination of what Roachclip.com is.  </w:t>
      </w:r>
      <w:r w:rsidR="00F1719F" w:rsidRPr="00F1719F">
        <w:rPr>
          <w:rFonts w:eastAsia="Times New Roman" w:cstheme="minorHAnsi"/>
          <w:bCs/>
        </w:rPr>
        <w:t>When people with open minds and hearts come together, magic happens.  This magic has inspired us time and time again to celebrate infinite possibility and the people who help make that a reality.  </w:t>
      </w:r>
    </w:p>
    <w:p w:rsidR="00F1719F" w:rsidRDefault="00F1719F" w:rsidP="0001046E">
      <w:pPr>
        <w:shd w:val="clear" w:color="auto" w:fill="FFFFFF" w:themeFill="background1"/>
        <w:spacing w:after="0" w:line="240" w:lineRule="auto"/>
        <w:textAlignment w:val="top"/>
        <w:rPr>
          <w:rFonts w:eastAsia="Times New Roman" w:cstheme="minorHAnsi"/>
          <w:bCs/>
        </w:rPr>
      </w:pPr>
    </w:p>
    <w:p w:rsidR="00F1719F" w:rsidRDefault="00F1719F" w:rsidP="0001046E">
      <w:pPr>
        <w:shd w:val="clear" w:color="auto" w:fill="FFFFFF" w:themeFill="background1"/>
        <w:spacing w:after="0" w:line="240" w:lineRule="auto"/>
        <w:textAlignment w:val="top"/>
        <w:rPr>
          <w:rFonts w:eastAsia="Times New Roman" w:cstheme="minorHAnsi"/>
          <w:bCs/>
        </w:rPr>
      </w:pPr>
      <w:r>
        <w:rPr>
          <w:rFonts w:eastAsia="Times New Roman" w:cstheme="minorHAnsi"/>
          <w:bCs/>
        </w:rPr>
        <w:t xml:space="preserve">Danielle:  </w:t>
      </w:r>
      <w:r w:rsidRPr="00F1719F">
        <w:rPr>
          <w:rFonts w:eastAsia="Times New Roman" w:cstheme="minorHAnsi"/>
          <w:bCs/>
        </w:rPr>
        <w:t xml:space="preserve">From parties to festivals, from concerts to exhibitions - if there's something amazing to see, we'll be there.  Our drive is to connect online 'community' with active engagement outside the cyber realm. </w:t>
      </w:r>
    </w:p>
    <w:p w:rsidR="00F1719F" w:rsidRDefault="00F1719F" w:rsidP="0001046E">
      <w:pPr>
        <w:shd w:val="clear" w:color="auto" w:fill="FFFFFF" w:themeFill="background1"/>
        <w:spacing w:after="0" w:line="240" w:lineRule="auto"/>
        <w:textAlignment w:val="top"/>
        <w:rPr>
          <w:ins w:id="80" w:author="Xabran" w:date="2011-06-22T22:43:00Z"/>
          <w:rFonts w:eastAsia="Times New Roman" w:cstheme="minorHAnsi"/>
          <w:bCs/>
        </w:rPr>
      </w:pPr>
    </w:p>
    <w:p w:rsidR="005744B9" w:rsidRPr="005744B9" w:rsidRDefault="005744B9" w:rsidP="0001046E">
      <w:pPr>
        <w:shd w:val="clear" w:color="auto" w:fill="FFFFFF" w:themeFill="background1"/>
        <w:spacing w:after="0" w:line="240" w:lineRule="auto"/>
        <w:textAlignment w:val="top"/>
        <w:rPr>
          <w:ins w:id="81" w:author="Xabran" w:date="2011-06-22T22:43:00Z"/>
          <w:rPrChange w:id="82" w:author="Xabran" w:date="2011-06-22T22:43:00Z">
            <w:rPr>
              <w:ins w:id="83" w:author="Xabran" w:date="2011-06-22T22:43:00Z"/>
              <w:rFonts w:eastAsia="Times New Roman" w:cstheme="minorHAnsi"/>
              <w:bCs/>
            </w:rPr>
          </w:rPrChange>
        </w:rPr>
      </w:pPr>
      <w:ins w:id="84" w:author="Xabran" w:date="2011-06-22T22:43:00Z">
        <w:r>
          <w:rPr>
            <w:rFonts w:eastAsia="Times New Roman" w:cstheme="minorHAnsi"/>
            <w:bCs/>
          </w:rPr>
          <w:t xml:space="preserve">Andrew:  </w:t>
        </w:r>
        <w:r>
          <w:t>We understand the struggle between living by your passions and getting by day-to-day.  That’s why it’s one of our priorities to give back to the artists in the community to help them realize the fruition of their art.  Whether it’s awarding grants to help them along their way or giving them encouragement on their work to help them realize their goal</w:t>
        </w:r>
        <w:proofErr w:type="gramStart"/>
        <w:r>
          <w:t>.(</w:t>
        </w:r>
        <w:proofErr w:type="gramEnd"/>
        <w:r>
          <w:t>I moved this paragraph above up one notch… seemed to flow better)</w:t>
        </w:r>
      </w:ins>
    </w:p>
    <w:p w:rsidR="005744B9" w:rsidRDefault="005744B9" w:rsidP="0001046E">
      <w:pPr>
        <w:shd w:val="clear" w:color="auto" w:fill="FFFFFF" w:themeFill="background1"/>
        <w:spacing w:after="0" w:line="240" w:lineRule="auto"/>
        <w:textAlignment w:val="top"/>
        <w:rPr>
          <w:rFonts w:eastAsia="Times New Roman" w:cstheme="minorHAnsi"/>
          <w:bCs/>
        </w:rPr>
      </w:pPr>
    </w:p>
    <w:p w:rsidR="0001046E" w:rsidRDefault="00F1719F" w:rsidP="0001046E">
      <w:pPr>
        <w:shd w:val="clear" w:color="auto" w:fill="FFFFFF" w:themeFill="background1"/>
        <w:spacing w:after="0" w:line="240" w:lineRule="auto"/>
        <w:textAlignment w:val="top"/>
        <w:rPr>
          <w:rFonts w:eastAsia="Times New Roman" w:cstheme="minorHAnsi"/>
          <w:bCs/>
        </w:rPr>
      </w:pPr>
      <w:r>
        <w:rPr>
          <w:rFonts w:eastAsia="Times New Roman" w:cstheme="minorHAnsi"/>
          <w:bCs/>
        </w:rPr>
        <w:lastRenderedPageBreak/>
        <w:t xml:space="preserve">Danny:  </w:t>
      </w:r>
      <w:r w:rsidRPr="00F1719F">
        <w:rPr>
          <w:rFonts w:eastAsia="Times New Roman" w:cstheme="minorHAnsi"/>
          <w:bCs/>
        </w:rPr>
        <w:t>The people on Roachclip.com are likely to be people we've met and had a great time with.  It’s the people that make the experience, and the experience that makes the difference. </w:t>
      </w:r>
    </w:p>
    <w:p w:rsidR="00F1719F" w:rsidRDefault="00F1719F" w:rsidP="0001046E">
      <w:pPr>
        <w:shd w:val="clear" w:color="auto" w:fill="FFFFFF" w:themeFill="background1"/>
        <w:spacing w:after="0" w:line="240" w:lineRule="auto"/>
        <w:textAlignment w:val="top"/>
        <w:rPr>
          <w:rFonts w:eastAsia="Times New Roman" w:cstheme="minorHAnsi"/>
          <w:bCs/>
        </w:rPr>
      </w:pPr>
    </w:p>
    <w:p w:rsidR="005744B9" w:rsidDel="005744B9" w:rsidRDefault="00F1719F" w:rsidP="0001046E">
      <w:pPr>
        <w:shd w:val="clear" w:color="auto" w:fill="FFFFFF" w:themeFill="background1"/>
        <w:spacing w:after="0" w:line="240" w:lineRule="auto"/>
        <w:textAlignment w:val="top"/>
        <w:rPr>
          <w:del w:id="85" w:author="Xabran" w:date="2011-06-22T22:42:00Z"/>
        </w:rPr>
      </w:pPr>
      <w:del w:id="86" w:author="Xabran" w:date="2011-06-22T22:43:00Z">
        <w:r w:rsidDel="005744B9">
          <w:rPr>
            <w:rFonts w:eastAsia="Times New Roman" w:cstheme="minorHAnsi"/>
            <w:bCs/>
          </w:rPr>
          <w:delText>Andrew</w:delText>
        </w:r>
      </w:del>
      <w:del w:id="87" w:author="Xabran" w:date="2011-06-22T22:40:00Z">
        <w:r w:rsidDel="005744B9">
          <w:rPr>
            <w:rFonts w:eastAsia="Times New Roman" w:cstheme="minorHAnsi"/>
            <w:bCs/>
          </w:rPr>
          <w:delText xml:space="preserve">:  </w:delText>
        </w:r>
        <w:r w:rsidDel="005744B9">
          <w:delText>Being artists ourselves we understand the struggle between being able to perform your art and struggling to get by in the day to day</w:delText>
        </w:r>
      </w:del>
      <w:del w:id="88" w:author="Xabran" w:date="2011-06-22T22:43:00Z">
        <w:r w:rsidDel="005744B9">
          <w:delText xml:space="preserve">.  That’s why it’s one of our priorities to give back to the artists in the community to help them realize the fruition of their art.  Whether it’s awarding grants to help them along their way or giving them encouragement </w:delText>
        </w:r>
      </w:del>
      <w:del w:id="89" w:author="Xabran" w:date="2011-06-22T22:36:00Z">
        <w:r w:rsidDel="00F569B8">
          <w:delText xml:space="preserve">or feedback </w:delText>
        </w:r>
      </w:del>
      <w:del w:id="90" w:author="Xabran" w:date="2011-06-22T22:43:00Z">
        <w:r w:rsidDel="005744B9">
          <w:delText>on their work to help them realize their goal.</w:delText>
        </w:r>
      </w:del>
    </w:p>
    <w:p w:rsidR="00F1719F" w:rsidRDefault="00F1719F" w:rsidP="0001046E">
      <w:pPr>
        <w:shd w:val="clear" w:color="auto" w:fill="FFFFFF" w:themeFill="background1"/>
        <w:spacing w:after="0" w:line="240" w:lineRule="auto"/>
        <w:textAlignment w:val="top"/>
      </w:pPr>
    </w:p>
    <w:p w:rsidR="00F1719F" w:rsidRDefault="00F1719F" w:rsidP="0001046E">
      <w:pPr>
        <w:shd w:val="clear" w:color="auto" w:fill="FFFFFF" w:themeFill="background1"/>
        <w:spacing w:after="0" w:line="240" w:lineRule="auto"/>
        <w:textAlignment w:val="top"/>
      </w:pPr>
      <w:r>
        <w:t xml:space="preserve">Angela:  </w:t>
      </w:r>
      <w:del w:id="91" w:author="Xabran" w:date="2011-06-22T22:36:00Z">
        <w:r w:rsidDel="00F569B8">
          <w:delText xml:space="preserve">Unfortunately </w:delText>
        </w:r>
      </w:del>
      <w:ins w:id="92" w:author="Xabran" w:date="2011-06-22T22:36:00Z">
        <w:r w:rsidR="00F569B8">
          <w:t>I</w:t>
        </w:r>
      </w:ins>
      <w:del w:id="93" w:author="Xabran" w:date="2011-06-22T22:36:00Z">
        <w:r w:rsidDel="00F569B8">
          <w:delText>i</w:delText>
        </w:r>
      </w:del>
      <w:r>
        <w:t xml:space="preserve">t would be impossible for any single person to see every </w:t>
      </w:r>
      <w:del w:id="94" w:author="Xabran" w:date="2011-06-22T22:36:00Z">
        <w:r w:rsidDel="00F569B8">
          <w:delText xml:space="preserve">single </w:delText>
        </w:r>
      </w:del>
      <w:r>
        <w:t xml:space="preserve">festival.  Fortunately, the crew at Roachclip.com will be hitting the </w:t>
      </w:r>
      <w:del w:id="95" w:author="Xabran" w:date="2011-06-22T22:36:00Z">
        <w:r w:rsidDel="00F569B8">
          <w:delText xml:space="preserve">festivals </w:delText>
        </w:r>
      </w:del>
      <w:proofErr w:type="spellStart"/>
      <w:ins w:id="96" w:author="Xabran" w:date="2011-06-22T22:36:00Z">
        <w:r w:rsidR="00F569B8">
          <w:t>the</w:t>
        </w:r>
        <w:proofErr w:type="spellEnd"/>
        <w:r w:rsidR="00F569B8">
          <w:t xml:space="preserve"> </w:t>
        </w:r>
        <w:proofErr w:type="spellStart"/>
        <w:r w:rsidR="00F569B8">
          <w:t>sceen</w:t>
        </w:r>
        <w:proofErr w:type="spellEnd"/>
        <w:r w:rsidR="00F569B8">
          <w:t xml:space="preserve"> </w:t>
        </w:r>
      </w:ins>
      <w:r>
        <w:t xml:space="preserve">for you and showing you videos of all the amazing festivals that are out there so you </w:t>
      </w:r>
      <w:del w:id="97" w:author="Xabran" w:date="2011-06-22T22:37:00Z">
        <w:r w:rsidDel="00F569B8">
          <w:delText xml:space="preserve">can </w:delText>
        </w:r>
      </w:del>
      <w:r>
        <w:t xml:space="preserve">know what to expect </w:t>
      </w:r>
      <w:del w:id="98" w:author="Xabran" w:date="2011-06-22T22:37:00Z">
        <w:r w:rsidDel="00F569B8">
          <w:delText xml:space="preserve">from each </w:delText>
        </w:r>
      </w:del>
      <w:r>
        <w:t xml:space="preserve">and find the </w:t>
      </w:r>
      <w:del w:id="99" w:author="Xabran" w:date="2011-06-22T22:37:00Z">
        <w:r w:rsidDel="005744B9">
          <w:delText xml:space="preserve">festival </w:delText>
        </w:r>
      </w:del>
      <w:r>
        <w:t>scene that is right for you.</w:t>
      </w:r>
    </w:p>
    <w:p w:rsidR="00F1719F" w:rsidRDefault="00F1719F" w:rsidP="0001046E">
      <w:pPr>
        <w:shd w:val="clear" w:color="auto" w:fill="FFFFFF" w:themeFill="background1"/>
        <w:spacing w:after="0" w:line="240" w:lineRule="auto"/>
        <w:textAlignment w:val="top"/>
      </w:pPr>
    </w:p>
    <w:p w:rsidR="00892372" w:rsidRDefault="00892372" w:rsidP="0001046E">
      <w:pPr>
        <w:shd w:val="clear" w:color="auto" w:fill="FFFFFF" w:themeFill="background1"/>
        <w:spacing w:after="0" w:line="240" w:lineRule="auto"/>
        <w:textAlignment w:val="top"/>
      </w:pPr>
      <w:r>
        <w:t xml:space="preserve">Matt:  Not only will be showing you all the coolest festivals but we’ll be there in person with our amazing emporium of all </w:t>
      </w:r>
      <w:ins w:id="100" w:author="Xabran" w:date="2011-06-22T22:39:00Z">
        <w:r w:rsidR="005744B9">
          <w:t xml:space="preserve">things unique.  </w:t>
        </w:r>
      </w:ins>
      <w:del w:id="101" w:author="Xabran" w:date="2011-06-22T22:39:00Z">
        <w:r w:rsidDel="005744B9">
          <w:delText>the unique and amazing items that you might need at the festivals. We’ll also be bringing you the unique arts and crafts that the Roachclip community sells on the site.</w:delText>
        </w:r>
      </w:del>
    </w:p>
    <w:p w:rsidR="00892372" w:rsidRDefault="00892372" w:rsidP="0001046E">
      <w:pPr>
        <w:shd w:val="clear" w:color="auto" w:fill="FFFFFF" w:themeFill="background1"/>
        <w:spacing w:after="0" w:line="240" w:lineRule="auto"/>
        <w:textAlignment w:val="top"/>
      </w:pPr>
    </w:p>
    <w:p w:rsidR="007F6A9C" w:rsidRDefault="007F6A9C" w:rsidP="0001046E">
      <w:pPr>
        <w:shd w:val="clear" w:color="auto" w:fill="FFFFFF" w:themeFill="background1"/>
        <w:spacing w:after="0" w:line="240" w:lineRule="auto"/>
        <w:textAlignment w:val="top"/>
      </w:pPr>
      <w:r>
        <w:t>Derek:  Come and say Hi</w:t>
      </w:r>
      <w:ins w:id="102" w:author="Xabran" w:date="2011-06-22T22:38:00Z">
        <w:r w:rsidR="005744B9">
          <w:t xml:space="preserve">, we’ll have a </w:t>
        </w:r>
        <w:proofErr w:type="spellStart"/>
        <w:r w:rsidR="005744B9">
          <w:t>Roachclip</w:t>
        </w:r>
        <w:proofErr w:type="spellEnd"/>
        <w:r w:rsidR="005744B9">
          <w:t xml:space="preserve"> waiting for you!</w:t>
        </w:r>
      </w:ins>
    </w:p>
    <w:p w:rsidR="007F6A9C" w:rsidRDefault="007F6A9C" w:rsidP="0001046E">
      <w:pPr>
        <w:shd w:val="clear" w:color="auto" w:fill="FFFFFF" w:themeFill="background1"/>
        <w:spacing w:after="0" w:line="240" w:lineRule="auto"/>
        <w:textAlignment w:val="top"/>
      </w:pPr>
    </w:p>
    <w:p w:rsidR="007F6A9C" w:rsidRDefault="007F6A9C" w:rsidP="0001046E">
      <w:pPr>
        <w:shd w:val="clear" w:color="auto" w:fill="FFFFFF" w:themeFill="background1"/>
        <w:spacing w:after="0" w:line="240" w:lineRule="auto"/>
        <w:textAlignment w:val="top"/>
      </w:pPr>
      <w:r>
        <w:t>Everybody in sequence: Welcome</w:t>
      </w:r>
    </w:p>
    <w:p w:rsidR="007F6A9C" w:rsidRDefault="007F6A9C" w:rsidP="0001046E">
      <w:pPr>
        <w:shd w:val="clear" w:color="auto" w:fill="FFFFFF" w:themeFill="background1"/>
        <w:spacing w:after="0" w:line="240" w:lineRule="auto"/>
        <w:textAlignment w:val="top"/>
      </w:pPr>
    </w:p>
    <w:p w:rsidR="007F6A9C" w:rsidRDefault="007F6A9C" w:rsidP="0001046E">
      <w:pPr>
        <w:shd w:val="clear" w:color="auto" w:fill="FFFFFF" w:themeFill="background1"/>
        <w:spacing w:after="0" w:line="240" w:lineRule="auto"/>
        <w:textAlignment w:val="top"/>
      </w:pPr>
      <w:r>
        <w:t>Matt: Welcome to Roachclip.com.  Where the community is the experience.</w:t>
      </w:r>
    </w:p>
    <w:p w:rsidR="00F1719F" w:rsidRDefault="00F1719F" w:rsidP="0001046E">
      <w:pPr>
        <w:shd w:val="clear" w:color="auto" w:fill="FFFFFF" w:themeFill="background1"/>
        <w:spacing w:after="0" w:line="240" w:lineRule="auto"/>
        <w:textAlignment w:val="top"/>
      </w:pPr>
    </w:p>
    <w:p w:rsidR="0001046E" w:rsidRPr="0001046E" w:rsidRDefault="0001046E" w:rsidP="0001046E">
      <w:pPr>
        <w:shd w:val="clear" w:color="auto" w:fill="FFFFFF" w:themeFill="background1"/>
        <w:spacing w:after="0" w:line="240" w:lineRule="auto"/>
        <w:textAlignment w:val="top"/>
      </w:pPr>
      <w:r>
        <w:br/>
      </w:r>
    </w:p>
    <w:p w:rsidR="00E00DE0" w:rsidRDefault="00E00DE0" w:rsidP="00E00DE0"/>
    <w:p w:rsidR="00E00DE0" w:rsidRDefault="00E00DE0" w:rsidP="00E00DE0"/>
    <w:p w:rsidR="00E00DE0" w:rsidRDefault="00E00DE0" w:rsidP="00E00DE0">
      <w:pPr>
        <w:shd w:val="clear" w:color="auto" w:fill="E3E9FF"/>
        <w:spacing w:after="0" w:line="240" w:lineRule="auto"/>
        <w:jc w:val="right"/>
        <w:textAlignment w:val="top"/>
        <w:rPr>
          <w:rFonts w:ascii="Arial" w:eastAsia="Times New Roman" w:hAnsi="Arial" w:cs="Arial"/>
          <w:b/>
          <w:bCs/>
          <w:sz w:val="19"/>
          <w:szCs w:val="19"/>
        </w:rPr>
      </w:pPr>
      <w:r>
        <w:rPr>
          <w:rFonts w:ascii="Arial" w:eastAsia="Times New Roman" w:hAnsi="Arial" w:cs="Arial"/>
          <w:b/>
          <w:bCs/>
          <w:sz w:val="19"/>
          <w:szCs w:val="19"/>
        </w:rPr>
        <w:t>Our goal is to bring a whole world of amazing experiences and people together to share in the wonders around us. Through activism, innovation, joy, artistry and most importantly love &amp; compassion, we strive to unite open-minded people from all walks of life. </w:t>
      </w:r>
    </w:p>
    <w:p w:rsidR="00E00DE0" w:rsidRDefault="00E00DE0" w:rsidP="00E00DE0">
      <w:pPr>
        <w:shd w:val="clear" w:color="auto" w:fill="E3E9FF"/>
        <w:spacing w:after="0" w:line="240" w:lineRule="auto"/>
        <w:jc w:val="right"/>
        <w:textAlignment w:val="top"/>
        <w:rPr>
          <w:rFonts w:ascii="Arial" w:eastAsia="Times New Roman" w:hAnsi="Arial" w:cs="Arial"/>
          <w:b/>
          <w:bCs/>
          <w:sz w:val="19"/>
          <w:szCs w:val="19"/>
        </w:rPr>
      </w:pPr>
    </w:p>
    <w:p w:rsidR="00E00DE0" w:rsidRDefault="00E00DE0" w:rsidP="00E00DE0">
      <w:pPr>
        <w:shd w:val="clear" w:color="auto" w:fill="E3E9FF"/>
        <w:spacing w:after="0" w:line="240" w:lineRule="auto"/>
        <w:jc w:val="right"/>
        <w:textAlignment w:val="top"/>
        <w:rPr>
          <w:rFonts w:ascii="Arial" w:eastAsia="Times New Roman" w:hAnsi="Arial" w:cs="Arial"/>
          <w:b/>
          <w:bCs/>
          <w:sz w:val="19"/>
          <w:szCs w:val="19"/>
        </w:rPr>
      </w:pPr>
      <w:r>
        <w:rPr>
          <w:rFonts w:ascii="Arial" w:eastAsia="Times New Roman" w:hAnsi="Arial" w:cs="Arial"/>
          <w:b/>
          <w:bCs/>
          <w:sz w:val="19"/>
          <w:szCs w:val="19"/>
        </w:rPr>
        <w:t>Roachclip.com derived its name from the original Roachclip®, which was invented when our founder thought to simply put a clip on a toy roach.  The product was granted an official trademark on the word “</w:t>
      </w:r>
      <w:proofErr w:type="spellStart"/>
      <w:r>
        <w:rPr>
          <w:rFonts w:ascii="Arial" w:eastAsia="Times New Roman" w:hAnsi="Arial" w:cs="Arial"/>
          <w:b/>
          <w:bCs/>
          <w:sz w:val="19"/>
          <w:szCs w:val="19"/>
        </w:rPr>
        <w:t>roachclip</w:t>
      </w:r>
      <w:proofErr w:type="spellEnd"/>
      <w:r>
        <w:rPr>
          <w:rFonts w:ascii="Arial" w:eastAsia="Times New Roman" w:hAnsi="Arial" w:cs="Arial"/>
          <w:b/>
          <w:bCs/>
          <w:sz w:val="19"/>
          <w:szCs w:val="19"/>
        </w:rPr>
        <w:t>” by the U.S. Patent Office.   Roachclips are given away as gifts to cool people at high energy events where people can be found having a good time.</w:t>
      </w:r>
    </w:p>
    <w:p w:rsidR="00E00DE0" w:rsidRDefault="00E00DE0" w:rsidP="00E00DE0">
      <w:pPr>
        <w:shd w:val="clear" w:color="auto" w:fill="E3E9FF"/>
        <w:spacing w:after="0" w:line="240" w:lineRule="auto"/>
        <w:jc w:val="right"/>
        <w:textAlignment w:val="top"/>
        <w:rPr>
          <w:rFonts w:ascii="Arial" w:eastAsia="Times New Roman" w:hAnsi="Arial" w:cs="Arial"/>
          <w:b/>
          <w:bCs/>
          <w:sz w:val="19"/>
          <w:szCs w:val="19"/>
        </w:rPr>
      </w:pPr>
      <w:r>
        <w:rPr>
          <w:rFonts w:ascii="Arial" w:eastAsia="Times New Roman" w:hAnsi="Arial" w:cs="Arial"/>
          <w:b/>
          <w:bCs/>
          <w:sz w:val="19"/>
          <w:szCs w:val="19"/>
        </w:rPr>
        <w:br/>
        <w:t xml:space="preserve">Our home, Roachclip.com, consists of three pieces: </w:t>
      </w:r>
    </w:p>
    <w:p w:rsidR="00E00DE0" w:rsidRDefault="00E00DE0" w:rsidP="00E00DE0">
      <w:pPr>
        <w:shd w:val="clear" w:color="auto" w:fill="E3E9FF"/>
        <w:spacing w:after="0" w:line="240" w:lineRule="auto"/>
        <w:jc w:val="right"/>
        <w:textAlignment w:val="top"/>
        <w:rPr>
          <w:rFonts w:ascii="Arial" w:eastAsia="Times New Roman" w:hAnsi="Arial" w:cs="Arial"/>
          <w:b/>
          <w:bCs/>
          <w:sz w:val="19"/>
          <w:szCs w:val="19"/>
        </w:rPr>
      </w:pPr>
      <w:r>
        <w:rPr>
          <w:rFonts w:ascii="Arial" w:eastAsia="Times New Roman" w:hAnsi="Arial" w:cs="Arial"/>
          <w:b/>
          <w:bCs/>
          <w:sz w:val="19"/>
          <w:szCs w:val="19"/>
        </w:rPr>
        <w:br/>
        <w:t>1) The Community</w:t>
      </w:r>
    </w:p>
    <w:p w:rsidR="00E00DE0" w:rsidRDefault="00E00DE0" w:rsidP="00E00DE0">
      <w:pPr>
        <w:shd w:val="clear" w:color="auto" w:fill="E3E9FF"/>
        <w:spacing w:after="0" w:line="240" w:lineRule="auto"/>
        <w:jc w:val="right"/>
        <w:textAlignment w:val="top"/>
        <w:rPr>
          <w:rFonts w:ascii="Arial" w:eastAsia="Times New Roman" w:hAnsi="Arial" w:cs="Arial"/>
          <w:b/>
          <w:bCs/>
          <w:sz w:val="19"/>
          <w:szCs w:val="19"/>
        </w:rPr>
      </w:pPr>
      <w:r>
        <w:rPr>
          <w:rFonts w:ascii="Arial" w:eastAsia="Times New Roman" w:hAnsi="Arial" w:cs="Arial"/>
          <w:b/>
          <w:bCs/>
          <w:sz w:val="19"/>
          <w:szCs w:val="19"/>
        </w:rPr>
        <w:br/>
        <w:t>We've built an invite-only community that grows organically from both online member-only invitations and memorable real-world interactions. The network promotes personal expression and coming together to appreciate the greatest things in life (from traditional arts, sculpting, performance, brewing and photography to crafting unique hand-made goods and effects engineering).</w:t>
      </w:r>
    </w:p>
    <w:p w:rsidR="00E00DE0" w:rsidRDefault="00E00DE0" w:rsidP="00E00DE0">
      <w:pPr>
        <w:shd w:val="clear" w:color="auto" w:fill="E3E9FF"/>
        <w:spacing w:after="0" w:line="240" w:lineRule="auto"/>
        <w:jc w:val="right"/>
        <w:textAlignment w:val="top"/>
        <w:rPr>
          <w:rFonts w:ascii="Arial" w:eastAsia="Times New Roman" w:hAnsi="Arial" w:cs="Arial"/>
          <w:b/>
          <w:bCs/>
          <w:sz w:val="19"/>
          <w:szCs w:val="19"/>
        </w:rPr>
      </w:pPr>
      <w:r>
        <w:rPr>
          <w:rFonts w:ascii="Arial" w:eastAsia="Times New Roman" w:hAnsi="Arial" w:cs="Arial"/>
          <w:b/>
          <w:bCs/>
          <w:sz w:val="19"/>
          <w:szCs w:val="19"/>
        </w:rPr>
        <w:br/>
        <w:t>2) The Emporium</w:t>
      </w:r>
    </w:p>
    <w:p w:rsidR="00E00DE0" w:rsidRDefault="00E00DE0" w:rsidP="00E00DE0">
      <w:pPr>
        <w:shd w:val="clear" w:color="auto" w:fill="E3E9FF"/>
        <w:spacing w:after="0" w:line="240" w:lineRule="auto"/>
        <w:jc w:val="right"/>
        <w:textAlignment w:val="top"/>
        <w:rPr>
          <w:rFonts w:ascii="Arial" w:eastAsia="Times New Roman" w:hAnsi="Arial" w:cs="Arial"/>
          <w:b/>
          <w:bCs/>
          <w:sz w:val="19"/>
          <w:szCs w:val="19"/>
        </w:rPr>
      </w:pPr>
    </w:p>
    <w:p w:rsidR="00E00DE0" w:rsidRPr="0001046E" w:rsidRDefault="00E00DE0" w:rsidP="00E00DE0">
      <w:pPr>
        <w:shd w:val="clear" w:color="auto" w:fill="E3E9FF"/>
        <w:spacing w:after="0" w:line="240" w:lineRule="auto"/>
        <w:jc w:val="right"/>
        <w:textAlignment w:val="top"/>
        <w:rPr>
          <w:rFonts w:eastAsia="Times New Roman" w:cstheme="minorHAnsi"/>
          <w:b/>
          <w:bCs/>
        </w:rPr>
      </w:pPr>
      <w:r w:rsidRPr="0001046E">
        <w:rPr>
          <w:rFonts w:eastAsia="Times New Roman" w:cstheme="minorHAnsi"/>
          <w:bCs/>
        </w:rPr>
        <w:t>Our goal is "To help good people get the gear they need to maximize their festival experience."  We've met countless people with amazing talents for creating beautiful wares.  We want to help these crafters reach the world of people that appreciate them the most</w:t>
      </w:r>
      <w:r w:rsidRPr="0001046E">
        <w:rPr>
          <w:rFonts w:eastAsia="Times New Roman" w:cstheme="minorHAnsi"/>
          <w:b/>
          <w:bCs/>
        </w:rPr>
        <w:t>.  </w:t>
      </w:r>
    </w:p>
    <w:p w:rsidR="00E00DE0" w:rsidRDefault="00E00DE0" w:rsidP="00E00DE0">
      <w:pPr>
        <w:shd w:val="clear" w:color="auto" w:fill="E3E9FF"/>
        <w:spacing w:after="0" w:line="240" w:lineRule="auto"/>
        <w:jc w:val="right"/>
        <w:textAlignment w:val="top"/>
        <w:rPr>
          <w:rFonts w:ascii="Arial" w:eastAsia="Times New Roman" w:hAnsi="Arial" w:cs="Arial"/>
          <w:b/>
          <w:bCs/>
          <w:sz w:val="19"/>
          <w:szCs w:val="19"/>
        </w:rPr>
      </w:pPr>
    </w:p>
    <w:p w:rsidR="00E00DE0" w:rsidRDefault="00E00DE0" w:rsidP="00E00DE0">
      <w:pPr>
        <w:shd w:val="clear" w:color="auto" w:fill="E3E9FF"/>
        <w:spacing w:after="0" w:line="240" w:lineRule="auto"/>
        <w:jc w:val="right"/>
        <w:textAlignment w:val="top"/>
        <w:rPr>
          <w:rFonts w:ascii="Arial" w:eastAsia="Times New Roman" w:hAnsi="Arial" w:cs="Arial"/>
          <w:b/>
          <w:bCs/>
          <w:sz w:val="19"/>
          <w:szCs w:val="19"/>
        </w:rPr>
      </w:pPr>
      <w:r>
        <w:rPr>
          <w:rFonts w:ascii="Arial" w:eastAsia="Times New Roman" w:hAnsi="Arial" w:cs="Arial"/>
          <w:b/>
          <w:bCs/>
          <w:sz w:val="19"/>
          <w:szCs w:val="19"/>
        </w:rPr>
        <w:t>3) The Experience</w:t>
      </w:r>
    </w:p>
    <w:p w:rsidR="00E00DE0" w:rsidRPr="00F1719F" w:rsidRDefault="00E00DE0" w:rsidP="00E00DE0">
      <w:pPr>
        <w:shd w:val="clear" w:color="auto" w:fill="E3E9FF"/>
        <w:spacing w:after="150" w:line="240" w:lineRule="auto"/>
        <w:jc w:val="right"/>
        <w:textAlignment w:val="top"/>
        <w:rPr>
          <w:rFonts w:eastAsia="Times New Roman" w:cstheme="minorHAnsi"/>
          <w:bCs/>
        </w:rPr>
      </w:pPr>
      <w:r>
        <w:rPr>
          <w:rFonts w:ascii="Arial" w:eastAsia="Times New Roman" w:hAnsi="Arial" w:cs="Arial"/>
          <w:b/>
          <w:bCs/>
          <w:sz w:val="19"/>
          <w:szCs w:val="19"/>
        </w:rPr>
        <w:br/>
      </w:r>
      <w:r w:rsidRPr="00F1719F">
        <w:rPr>
          <w:rFonts w:eastAsia="Times New Roman" w:cstheme="minorHAnsi"/>
          <w:bCs/>
        </w:rPr>
        <w:t xml:space="preserve">When people with open minds and hearts come together, magic happens.  This magic has inspired us time and time again to celebrate infinite possibility and the people who help make that a reality.  From parties to festivals, from concerts to exhibitions - if there's something amazing to see, we'll be </w:t>
      </w:r>
      <w:r w:rsidRPr="00F1719F">
        <w:rPr>
          <w:rFonts w:eastAsia="Times New Roman" w:cstheme="minorHAnsi"/>
          <w:bCs/>
        </w:rPr>
        <w:lastRenderedPageBreak/>
        <w:t>there.  Our drive is to connect online 'community' with active engagement outside the cyber realm. The people on Roachclip.com are likely to be people we've met and had a great time with.  </w:t>
      </w:r>
      <w:proofErr w:type="spellStart"/>
      <w:proofErr w:type="gramStart"/>
      <w:r w:rsidRPr="00F1719F">
        <w:rPr>
          <w:rFonts w:eastAsia="Times New Roman" w:cstheme="minorHAnsi"/>
          <w:bCs/>
        </w:rPr>
        <w:t>Its</w:t>
      </w:r>
      <w:proofErr w:type="spellEnd"/>
      <w:proofErr w:type="gramEnd"/>
      <w:r w:rsidRPr="00F1719F">
        <w:rPr>
          <w:rFonts w:eastAsia="Times New Roman" w:cstheme="minorHAnsi"/>
          <w:bCs/>
        </w:rPr>
        <w:t xml:space="preserve"> the people that make the experience, and the experience that makes the difference. </w:t>
      </w:r>
    </w:p>
    <w:p w:rsidR="005B7AE8" w:rsidRDefault="005B7AE8" w:rsidP="00E00DE0"/>
    <w:p w:rsidR="00C21A4D" w:rsidRDefault="00C21A4D" w:rsidP="00C21A4D">
      <w:pPr>
        <w:pStyle w:val="ListParagraph"/>
        <w:numPr>
          <w:ilvl w:val="0"/>
          <w:numId w:val="2"/>
        </w:numPr>
      </w:pPr>
      <w:r>
        <w:t>About Us</w:t>
      </w:r>
    </w:p>
    <w:p w:rsidR="00C21A4D" w:rsidRDefault="00C21A4D" w:rsidP="00C21A4D">
      <w:pPr>
        <w:pStyle w:val="ListParagraph"/>
        <w:numPr>
          <w:ilvl w:val="1"/>
          <w:numId w:val="2"/>
        </w:numPr>
      </w:pPr>
      <w:r>
        <w:t>The Community</w:t>
      </w:r>
    </w:p>
    <w:p w:rsidR="00C21A4D" w:rsidRDefault="00C21A4D" w:rsidP="00C21A4D">
      <w:pPr>
        <w:pStyle w:val="ListParagraph"/>
        <w:numPr>
          <w:ilvl w:val="2"/>
          <w:numId w:val="2"/>
        </w:numPr>
      </w:pPr>
      <w:r>
        <w:t>Artist Collaboration</w:t>
      </w:r>
    </w:p>
    <w:p w:rsidR="00C21A4D" w:rsidRDefault="00C21A4D" w:rsidP="00C21A4D">
      <w:pPr>
        <w:pStyle w:val="ListParagraph"/>
        <w:numPr>
          <w:ilvl w:val="3"/>
          <w:numId w:val="2"/>
        </w:numPr>
      </w:pPr>
      <w:r>
        <w:t>“Roachclip is a forum for people to come together, share projects, get feedback on what you’re working on, get advice, tutorials from experienced people in your field and help from people in various fields to help your project to fruition”</w:t>
      </w:r>
    </w:p>
    <w:p w:rsidR="00C21A4D" w:rsidRDefault="00C21A4D" w:rsidP="00C21A4D">
      <w:pPr>
        <w:pStyle w:val="ListParagraph"/>
        <w:numPr>
          <w:ilvl w:val="3"/>
          <w:numId w:val="2"/>
        </w:numPr>
      </w:pPr>
      <w:r>
        <w:t>“Art is an interactive medium and needs to be shared among peers, friends and strangers before it finally realizes itself into its final form.  Roachclip.com is an online meeting ground where artists of all types can collaborate on projects to turn them into something amazing.”</w:t>
      </w:r>
    </w:p>
    <w:p w:rsidR="00C21A4D" w:rsidRDefault="00C21A4D" w:rsidP="00C21A4D">
      <w:pPr>
        <w:pStyle w:val="ListParagraph"/>
        <w:numPr>
          <w:ilvl w:val="3"/>
          <w:numId w:val="2"/>
        </w:numPr>
      </w:pPr>
      <w:r>
        <w:t>“Roachclip is an online classroom for the arts where everyone is a teacher and a student.  When working together, the only limit is our imaginations.  Expand your creative horizons by interacting with talented, passionate people.”</w:t>
      </w:r>
    </w:p>
    <w:p w:rsidR="00C21A4D" w:rsidRDefault="00C21A4D" w:rsidP="00C21A4D">
      <w:pPr>
        <w:pStyle w:val="ListParagraph"/>
        <w:numPr>
          <w:ilvl w:val="3"/>
          <w:numId w:val="2"/>
        </w:numPr>
      </w:pPr>
      <w:r>
        <w:t xml:space="preserve">Roachclip.com is a melting pot of creativity.  People can come together to share projects, get feedback, advice, tutorials from experienced people in your field or collaborate on all kinds of artistic work.  </w:t>
      </w:r>
    </w:p>
    <w:p w:rsidR="00C21A4D" w:rsidRDefault="00C21A4D" w:rsidP="00C21A4D">
      <w:pPr>
        <w:pStyle w:val="ListParagraph"/>
        <w:numPr>
          <w:ilvl w:val="2"/>
          <w:numId w:val="2"/>
        </w:numPr>
      </w:pPr>
      <w:r>
        <w:t>Meet like-minded individuals</w:t>
      </w:r>
    </w:p>
    <w:p w:rsidR="00C21A4D" w:rsidRDefault="00C21A4D" w:rsidP="00C21A4D">
      <w:pPr>
        <w:pStyle w:val="ListParagraph"/>
        <w:numPr>
          <w:ilvl w:val="3"/>
          <w:numId w:val="2"/>
        </w:numPr>
      </w:pPr>
      <w:r>
        <w:t>“When an idea presents itself to you</w:t>
      </w:r>
    </w:p>
    <w:p w:rsidR="00C21A4D" w:rsidRDefault="00C21A4D" w:rsidP="00C21A4D">
      <w:pPr>
        <w:pStyle w:val="ListParagraph"/>
        <w:numPr>
          <w:ilvl w:val="3"/>
          <w:numId w:val="2"/>
        </w:numPr>
      </w:pPr>
      <w:r>
        <w:t>“The internet can be overwhelming with it’s over saturation of junk information.  It can be hard to find people with similar philosophies and passions to interact with and share ideas”</w:t>
      </w:r>
    </w:p>
    <w:p w:rsidR="00C21A4D" w:rsidRDefault="00C21A4D" w:rsidP="00C21A4D">
      <w:pPr>
        <w:pStyle w:val="ListParagraph"/>
        <w:numPr>
          <w:ilvl w:val="3"/>
          <w:numId w:val="2"/>
        </w:numPr>
      </w:pPr>
      <w:r>
        <w:t>“</w:t>
      </w:r>
    </w:p>
    <w:p w:rsidR="00C21A4D" w:rsidRDefault="00C21A4D" w:rsidP="00C21A4D">
      <w:pPr>
        <w:pStyle w:val="ListParagraph"/>
        <w:numPr>
          <w:ilvl w:val="2"/>
          <w:numId w:val="2"/>
        </w:numPr>
      </w:pPr>
      <w:r>
        <w:t>Be a part of the growing sub culture</w:t>
      </w:r>
    </w:p>
    <w:p w:rsidR="00C21A4D" w:rsidRDefault="00C21A4D" w:rsidP="00C21A4D">
      <w:pPr>
        <w:pStyle w:val="ListParagraph"/>
        <w:numPr>
          <w:ilvl w:val="3"/>
          <w:numId w:val="2"/>
        </w:numPr>
      </w:pPr>
      <w:r>
        <w:t xml:space="preserve">“Over the past several years the sub culture that we have become a part of has grown exponentially and continues to gain momentum.  We’ve interacted with all these amazing people in the real world but never found a strong place online to share our way of life.  We are striving to </w:t>
      </w:r>
    </w:p>
    <w:p w:rsidR="00C21A4D" w:rsidRDefault="00C21A4D" w:rsidP="00C21A4D">
      <w:pPr>
        <w:pStyle w:val="ListParagraph"/>
        <w:numPr>
          <w:ilvl w:val="3"/>
          <w:numId w:val="2"/>
        </w:numPr>
      </w:pPr>
      <w:r>
        <w:t xml:space="preserve">“We live in this world where there are alternative lifestyles we want to learn about and try but we have no way of interacting with it in the digital world.    </w:t>
      </w:r>
    </w:p>
    <w:p w:rsidR="00C21A4D" w:rsidRDefault="00C21A4D" w:rsidP="00C21A4D">
      <w:pPr>
        <w:pStyle w:val="ListParagraph"/>
        <w:numPr>
          <w:ilvl w:val="3"/>
          <w:numId w:val="2"/>
        </w:numPr>
      </w:pPr>
      <w:r>
        <w:t xml:space="preserve">“It’s an ecstatic feeling to be a part of something </w:t>
      </w:r>
    </w:p>
    <w:p w:rsidR="00C21A4D" w:rsidRDefault="00C21A4D" w:rsidP="00C21A4D">
      <w:pPr>
        <w:pStyle w:val="ListParagraph"/>
        <w:numPr>
          <w:ilvl w:val="2"/>
          <w:numId w:val="2"/>
        </w:numPr>
      </w:pPr>
      <w:r>
        <w:t>Strong cyber community interwoven with a real world network</w:t>
      </w:r>
    </w:p>
    <w:p w:rsidR="00C21A4D" w:rsidRDefault="00C21A4D" w:rsidP="00C21A4D">
      <w:pPr>
        <w:pStyle w:val="ListParagraph"/>
        <w:numPr>
          <w:ilvl w:val="3"/>
          <w:numId w:val="2"/>
        </w:numPr>
      </w:pPr>
      <w:r>
        <w:t xml:space="preserve">“Interacting online is a starting point for real world collaboration between like-minded individuals.  It </w:t>
      </w:r>
    </w:p>
    <w:p w:rsidR="00C21A4D" w:rsidRDefault="00C21A4D" w:rsidP="00C21A4D">
      <w:pPr>
        <w:pStyle w:val="ListParagraph"/>
        <w:numPr>
          <w:ilvl w:val="3"/>
          <w:numId w:val="2"/>
        </w:numPr>
      </w:pPr>
      <w:r>
        <w:lastRenderedPageBreak/>
        <w:t>“And that’s the key to all of this.  Building relations in both worlds because the digital and the analog are becoming synonymous with each other and it’s important that we differentiate between the two and experience the joys of both together”</w:t>
      </w:r>
    </w:p>
    <w:p w:rsidR="00C21A4D" w:rsidRDefault="00C21A4D" w:rsidP="00C21A4D">
      <w:pPr>
        <w:pStyle w:val="ListParagraph"/>
        <w:numPr>
          <w:ilvl w:val="2"/>
          <w:numId w:val="2"/>
        </w:numPr>
      </w:pPr>
      <w:r>
        <w:t>Connect with artists</w:t>
      </w:r>
    </w:p>
    <w:p w:rsidR="00C21A4D" w:rsidRDefault="00C21A4D" w:rsidP="00C21A4D">
      <w:pPr>
        <w:pStyle w:val="ListParagraph"/>
        <w:numPr>
          <w:ilvl w:val="3"/>
          <w:numId w:val="2"/>
        </w:numPr>
      </w:pPr>
      <w:r>
        <w:t>“</w:t>
      </w:r>
    </w:p>
    <w:p w:rsidR="00C21A4D" w:rsidRDefault="00C21A4D" w:rsidP="00C21A4D">
      <w:pPr>
        <w:pStyle w:val="ListParagraph"/>
        <w:numPr>
          <w:ilvl w:val="2"/>
          <w:numId w:val="2"/>
        </w:numPr>
      </w:pPr>
      <w:r>
        <w:t>Gather the necessary components to start learning a craft</w:t>
      </w:r>
    </w:p>
    <w:p w:rsidR="00C21A4D" w:rsidRDefault="00C21A4D" w:rsidP="00C21A4D">
      <w:pPr>
        <w:pStyle w:val="ListParagraph"/>
        <w:numPr>
          <w:ilvl w:val="3"/>
          <w:numId w:val="2"/>
        </w:numPr>
      </w:pPr>
    </w:p>
    <w:p w:rsidR="00C21A4D" w:rsidRDefault="00C21A4D" w:rsidP="00C21A4D">
      <w:pPr>
        <w:pStyle w:val="ListParagraph"/>
        <w:numPr>
          <w:ilvl w:val="1"/>
          <w:numId w:val="2"/>
        </w:numPr>
      </w:pPr>
      <w:r>
        <w:t>The Emporium</w:t>
      </w:r>
    </w:p>
    <w:p w:rsidR="00C21A4D" w:rsidRDefault="00C21A4D" w:rsidP="00C21A4D">
      <w:pPr>
        <w:pStyle w:val="ListParagraph"/>
        <w:numPr>
          <w:ilvl w:val="2"/>
          <w:numId w:val="2"/>
        </w:numPr>
      </w:pPr>
      <w:r>
        <w:t>Artists wares</w:t>
      </w:r>
    </w:p>
    <w:p w:rsidR="00C21A4D" w:rsidRDefault="00C21A4D" w:rsidP="00C21A4D">
      <w:pPr>
        <w:pStyle w:val="ListParagraph"/>
        <w:numPr>
          <w:ilvl w:val="3"/>
          <w:numId w:val="2"/>
        </w:numPr>
      </w:pPr>
      <w:r>
        <w:t>“Roachclip.com is a melting pot for artists of all kinds to not only showcase their craft, but a place to house their work online to sell.”</w:t>
      </w:r>
    </w:p>
    <w:p w:rsidR="00C21A4D" w:rsidRDefault="00C21A4D" w:rsidP="00C21A4D">
      <w:pPr>
        <w:pStyle w:val="ListParagraph"/>
        <w:numPr>
          <w:ilvl w:val="3"/>
          <w:numId w:val="2"/>
        </w:numPr>
      </w:pPr>
      <w:r>
        <w:t>“</w:t>
      </w:r>
    </w:p>
    <w:p w:rsidR="00C21A4D" w:rsidRDefault="00C21A4D" w:rsidP="00C21A4D">
      <w:pPr>
        <w:pStyle w:val="ListParagraph"/>
        <w:numPr>
          <w:ilvl w:val="2"/>
          <w:numId w:val="2"/>
        </w:numPr>
      </w:pPr>
      <w:r>
        <w:t>Everything cool</w:t>
      </w:r>
    </w:p>
    <w:p w:rsidR="00C21A4D" w:rsidRDefault="00C21A4D" w:rsidP="00C21A4D">
      <w:pPr>
        <w:pStyle w:val="ListParagraph"/>
        <w:numPr>
          <w:ilvl w:val="3"/>
          <w:numId w:val="2"/>
        </w:numPr>
      </w:pPr>
      <w:r>
        <w:t>“There’s nothing worse than getting to a festival and realizing that our experience would have been so much better if we had the right gear for each occasion.  We’ve found all the coolest gear to make your own endeavors that much better.”</w:t>
      </w:r>
    </w:p>
    <w:p w:rsidR="00C21A4D" w:rsidRDefault="00C21A4D" w:rsidP="00C21A4D">
      <w:pPr>
        <w:pStyle w:val="ListParagraph"/>
        <w:numPr>
          <w:ilvl w:val="2"/>
          <w:numId w:val="2"/>
        </w:numPr>
      </w:pPr>
      <w:r>
        <w:t>Unique items</w:t>
      </w:r>
    </w:p>
    <w:p w:rsidR="00C21A4D" w:rsidRDefault="00C21A4D" w:rsidP="00C21A4D">
      <w:pPr>
        <w:pStyle w:val="ListParagraph"/>
        <w:numPr>
          <w:ilvl w:val="3"/>
          <w:numId w:val="2"/>
        </w:numPr>
      </w:pPr>
      <w:r>
        <w:t>“It’s part of our mission to scour the globe for all the unique handcrafted goods that you can’t find anywhere else.  Items made by an individual and not a factory.</w:t>
      </w:r>
    </w:p>
    <w:p w:rsidR="00C21A4D" w:rsidRDefault="00C21A4D" w:rsidP="00C21A4D">
      <w:pPr>
        <w:pStyle w:val="ListParagraph"/>
        <w:numPr>
          <w:ilvl w:val="2"/>
          <w:numId w:val="2"/>
        </w:numPr>
      </w:pPr>
      <w:r>
        <w:t>A place for the community to sell cool things they’ve made</w:t>
      </w:r>
    </w:p>
    <w:p w:rsidR="00C21A4D" w:rsidRDefault="00C21A4D" w:rsidP="00C21A4D">
      <w:pPr>
        <w:pStyle w:val="ListParagraph"/>
        <w:numPr>
          <w:ilvl w:val="3"/>
          <w:numId w:val="2"/>
        </w:numPr>
      </w:pPr>
      <w:r>
        <w:t>“You don’t have to consider yourself an artist to sell things on Roachclip.  If you’ve made something unique or cool in anyway there’s a spot for you on Roachclip.com.”</w:t>
      </w:r>
    </w:p>
    <w:p w:rsidR="00C21A4D" w:rsidRDefault="00C21A4D" w:rsidP="00C21A4D">
      <w:pPr>
        <w:pStyle w:val="ListParagraph"/>
        <w:numPr>
          <w:ilvl w:val="2"/>
          <w:numId w:val="2"/>
        </w:numPr>
      </w:pPr>
      <w:r>
        <w:t>Roachclip exclusive handcrafted items</w:t>
      </w:r>
    </w:p>
    <w:p w:rsidR="00C21A4D" w:rsidRDefault="00C21A4D" w:rsidP="00C21A4D">
      <w:pPr>
        <w:pStyle w:val="ListParagraph"/>
        <w:numPr>
          <w:ilvl w:val="3"/>
          <w:numId w:val="2"/>
        </w:numPr>
      </w:pPr>
      <w:r>
        <w:t>“In addition to finding artist’s wares on the site we will also be offering Roachclip exclusive crafts, artwork, music and everything else cool you won’t find anywhere else.</w:t>
      </w:r>
    </w:p>
    <w:p w:rsidR="00C21A4D" w:rsidRDefault="00C21A4D" w:rsidP="00C21A4D">
      <w:pPr>
        <w:pStyle w:val="ListParagraph"/>
        <w:numPr>
          <w:ilvl w:val="1"/>
          <w:numId w:val="2"/>
        </w:numPr>
      </w:pPr>
      <w:r>
        <w:t>The Experience</w:t>
      </w:r>
    </w:p>
    <w:p w:rsidR="00C21A4D" w:rsidRDefault="00C21A4D" w:rsidP="00C21A4D">
      <w:pPr>
        <w:pStyle w:val="ListParagraph"/>
        <w:numPr>
          <w:ilvl w:val="2"/>
          <w:numId w:val="2"/>
        </w:numPr>
      </w:pPr>
      <w:r>
        <w:t>Giving back to the artists</w:t>
      </w:r>
    </w:p>
    <w:p w:rsidR="00C21A4D" w:rsidRDefault="00C21A4D" w:rsidP="00C21A4D">
      <w:pPr>
        <w:pStyle w:val="ListParagraph"/>
        <w:numPr>
          <w:ilvl w:val="3"/>
          <w:numId w:val="2"/>
        </w:numPr>
      </w:pPr>
      <w:r>
        <w:t>“Being artists ourselves we understand the struggle between being able to perform your art and struggling to get by in the day to day.  That’s why it’s one of our priorities to give back to the artists in the community to help them realize the fruition of their art.  Whether it’s awarding grants to help them along their way or giving them encouragement or feedback on their work to help them realize their goal.”</w:t>
      </w:r>
    </w:p>
    <w:p w:rsidR="00C21A4D" w:rsidRDefault="00C21A4D" w:rsidP="00C21A4D">
      <w:pPr>
        <w:pStyle w:val="ListParagraph"/>
        <w:numPr>
          <w:ilvl w:val="2"/>
          <w:numId w:val="2"/>
        </w:numPr>
      </w:pPr>
      <w:r>
        <w:t>The festival life</w:t>
      </w:r>
    </w:p>
    <w:p w:rsidR="00C21A4D" w:rsidRDefault="00C21A4D" w:rsidP="00C21A4D">
      <w:pPr>
        <w:pStyle w:val="ListParagraph"/>
        <w:numPr>
          <w:ilvl w:val="3"/>
          <w:numId w:val="2"/>
        </w:numPr>
      </w:pPr>
      <w:r>
        <w:t xml:space="preserve">“We’ve met some of </w:t>
      </w:r>
      <w:proofErr w:type="spellStart"/>
      <w:r>
        <w:t>th</w:t>
      </w:r>
      <w:proofErr w:type="spellEnd"/>
    </w:p>
    <w:p w:rsidR="00C21A4D" w:rsidRDefault="00C21A4D" w:rsidP="00C21A4D">
      <w:pPr>
        <w:pStyle w:val="ListParagraph"/>
        <w:numPr>
          <w:ilvl w:val="3"/>
          <w:numId w:val="2"/>
        </w:numPr>
        <w:rPr>
          <w:rFonts w:cstheme="minorHAnsi"/>
        </w:rPr>
      </w:pPr>
      <w:r>
        <w:rPr>
          <w:rFonts w:cstheme="minorHAnsi"/>
        </w:rPr>
        <w:t>“</w:t>
      </w:r>
      <w:r>
        <w:rPr>
          <w:rStyle w:val="apple-style-span"/>
          <w:rFonts w:cstheme="minorHAnsi"/>
          <w:color w:val="000000"/>
        </w:rPr>
        <w:t xml:space="preserve">When people with open minds and hearts come together, magic happens.  This magic has inspired us time and time again to celebrate </w:t>
      </w:r>
      <w:r>
        <w:rPr>
          <w:rStyle w:val="apple-style-span"/>
          <w:rFonts w:cstheme="minorHAnsi"/>
          <w:color w:val="000000"/>
        </w:rPr>
        <w:lastRenderedPageBreak/>
        <w:t>infinite possibility and the people who help make that a reality.  From parties to festivals, concerts to exhibitions - if there's something amazing to see, we'll be there.  Our drive is to connect the online 'community' with active engagement outside the cyber realm. The people on Roachclip.com are likely to be people we've met and had a great time with.  It’s the people that make the experience, and the experience that makes the difference.</w:t>
      </w:r>
    </w:p>
    <w:p w:rsidR="00C21A4D" w:rsidRDefault="00C21A4D" w:rsidP="00C21A4D">
      <w:pPr>
        <w:pStyle w:val="ListParagraph"/>
        <w:numPr>
          <w:ilvl w:val="2"/>
          <w:numId w:val="2"/>
        </w:numPr>
      </w:pPr>
      <w:r>
        <w:t>Bringing the festivals to you online</w:t>
      </w:r>
    </w:p>
    <w:p w:rsidR="00C21A4D" w:rsidRDefault="00C21A4D" w:rsidP="00C21A4D">
      <w:pPr>
        <w:pStyle w:val="ListParagraph"/>
        <w:numPr>
          <w:ilvl w:val="3"/>
          <w:numId w:val="2"/>
        </w:numPr>
      </w:pPr>
      <w:r>
        <w:t>“Unfortunately it would be impossible for any single person to see every single festival.  Fortunately, the crew at Roachclip.com will be hitting the festivals for you and showing you videos of all the amazing festivals that are out there so you can know what to expect from each and find the festival scene that is right for you.”</w:t>
      </w:r>
    </w:p>
    <w:p w:rsidR="00C21A4D" w:rsidRDefault="00C21A4D" w:rsidP="00C21A4D">
      <w:pPr>
        <w:pStyle w:val="ListParagraph"/>
        <w:numPr>
          <w:ilvl w:val="3"/>
          <w:numId w:val="2"/>
        </w:numPr>
      </w:pPr>
      <w:r>
        <w:t>“</w:t>
      </w:r>
    </w:p>
    <w:p w:rsidR="00C21A4D" w:rsidRDefault="00C21A4D" w:rsidP="00C21A4D">
      <w:pPr>
        <w:pStyle w:val="ListParagraph"/>
        <w:numPr>
          <w:ilvl w:val="2"/>
          <w:numId w:val="2"/>
        </w:numPr>
      </w:pPr>
      <w:r>
        <w:t>Roachclip roadshow</w:t>
      </w:r>
    </w:p>
    <w:p w:rsidR="00C21A4D" w:rsidRDefault="00C21A4D" w:rsidP="00C21A4D">
      <w:pPr>
        <w:pStyle w:val="ListParagraph"/>
        <w:numPr>
          <w:ilvl w:val="3"/>
          <w:numId w:val="2"/>
        </w:numPr>
      </w:pPr>
      <w:r>
        <w:t>“Not only will be showing you all the coolest festivals but we’ll be there in person with our amazing emporium of all the unique and amazing items that you might need at the festivals. We’ll also be bringing you the unique arts and crafts that the Roachclip community sells on the site.”</w:t>
      </w:r>
    </w:p>
    <w:p w:rsidR="00C21A4D" w:rsidRDefault="00C21A4D" w:rsidP="00C21A4D">
      <w:pPr>
        <w:pStyle w:val="ListParagraph"/>
        <w:numPr>
          <w:ilvl w:val="3"/>
          <w:numId w:val="2"/>
        </w:numPr>
      </w:pPr>
      <w:r>
        <w:t>“Come and say Hi.”</w:t>
      </w:r>
    </w:p>
    <w:p w:rsidR="00C21A4D" w:rsidRDefault="00C21A4D" w:rsidP="00C21A4D">
      <w:pPr>
        <w:pStyle w:val="ListParagraph"/>
        <w:numPr>
          <w:ilvl w:val="0"/>
          <w:numId w:val="2"/>
        </w:numPr>
      </w:pPr>
      <w:r>
        <w:t>Kickstarter</w:t>
      </w:r>
    </w:p>
    <w:p w:rsidR="00C21A4D" w:rsidRDefault="00C21A4D" w:rsidP="00C21A4D">
      <w:pPr>
        <w:pStyle w:val="ListParagraph"/>
        <w:numPr>
          <w:ilvl w:val="1"/>
          <w:numId w:val="2"/>
        </w:numPr>
      </w:pPr>
      <w:r>
        <w:t>Why we need money</w:t>
      </w:r>
    </w:p>
    <w:p w:rsidR="00E14B4C" w:rsidRDefault="00E14B4C" w:rsidP="00E14B4C">
      <w:pPr>
        <w:pStyle w:val="ListParagraph"/>
        <w:numPr>
          <w:ilvl w:val="2"/>
          <w:numId w:val="2"/>
        </w:numPr>
      </w:pPr>
      <w:r>
        <w:t>Final development of the website</w:t>
      </w:r>
    </w:p>
    <w:p w:rsidR="00E14B4C" w:rsidRDefault="00E14B4C" w:rsidP="00E14B4C">
      <w:pPr>
        <w:pStyle w:val="ListParagraph"/>
        <w:numPr>
          <w:ilvl w:val="2"/>
          <w:numId w:val="2"/>
        </w:numPr>
      </w:pPr>
      <w:r>
        <w:t>Operating costs</w:t>
      </w:r>
    </w:p>
    <w:p w:rsidR="00E14B4C" w:rsidRDefault="00E14B4C" w:rsidP="00E14B4C">
      <w:pPr>
        <w:pStyle w:val="ListParagraph"/>
        <w:numPr>
          <w:ilvl w:val="2"/>
          <w:numId w:val="2"/>
        </w:numPr>
      </w:pPr>
      <w:r>
        <w:t>Supporting artist’s projects</w:t>
      </w:r>
    </w:p>
    <w:p w:rsidR="00E14B4C" w:rsidRDefault="00E14B4C" w:rsidP="00E14B4C">
      <w:pPr>
        <w:pStyle w:val="ListParagraph"/>
        <w:numPr>
          <w:ilvl w:val="2"/>
          <w:numId w:val="2"/>
        </w:numPr>
      </w:pPr>
      <w:r>
        <w:t>Anything raised over the asking price will be used to fund the arts</w:t>
      </w:r>
    </w:p>
    <w:p w:rsidR="00E14B4C" w:rsidRDefault="00E14B4C" w:rsidP="00E14B4C">
      <w:pPr>
        <w:pStyle w:val="ListParagraph"/>
        <w:numPr>
          <w:ilvl w:val="2"/>
          <w:numId w:val="2"/>
        </w:numPr>
      </w:pPr>
      <w:r>
        <w:t>??? Paying interns??? Used successfully for Gameful.org Kickstarter</w:t>
      </w:r>
    </w:p>
    <w:p w:rsidR="00E14B4C" w:rsidRDefault="00E14B4C" w:rsidP="00E14B4C">
      <w:pPr>
        <w:pStyle w:val="ListParagraph"/>
        <w:numPr>
          <w:ilvl w:val="2"/>
          <w:numId w:val="2"/>
        </w:numPr>
      </w:pPr>
      <w:r>
        <w:t>??? Purchasing equipment??? Other successful Kickstarter’s have used this</w:t>
      </w:r>
    </w:p>
    <w:p w:rsidR="00E14B4C" w:rsidRDefault="00E14B4C" w:rsidP="00E14B4C">
      <w:pPr>
        <w:pStyle w:val="ListParagraph"/>
        <w:numPr>
          <w:ilvl w:val="2"/>
          <w:numId w:val="2"/>
        </w:numPr>
      </w:pPr>
      <w:r>
        <w:t>??? Roachclip Roadshow???</w:t>
      </w:r>
    </w:p>
    <w:p w:rsidR="00C21A4D" w:rsidRDefault="00C21A4D" w:rsidP="00C21A4D">
      <w:pPr>
        <w:pStyle w:val="ListParagraph"/>
        <w:numPr>
          <w:ilvl w:val="1"/>
          <w:numId w:val="2"/>
        </w:numPr>
      </w:pPr>
      <w:r>
        <w:t>What we will do with any excess money</w:t>
      </w:r>
    </w:p>
    <w:p w:rsidR="00E14B4C" w:rsidRDefault="00E14B4C" w:rsidP="00E14B4C">
      <w:pPr>
        <w:pStyle w:val="ListParagraph"/>
        <w:numPr>
          <w:ilvl w:val="2"/>
          <w:numId w:val="2"/>
        </w:numPr>
      </w:pPr>
      <w:r>
        <w:t>Fund it back into the arts</w:t>
      </w:r>
    </w:p>
    <w:p w:rsidR="00C21A4D" w:rsidRPr="00E00DE0" w:rsidRDefault="00C21A4D" w:rsidP="00E00DE0"/>
    <w:sectPr w:rsidR="00C21A4D" w:rsidRPr="00E00D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F2511"/>
    <w:multiLevelType w:val="hybridMultilevel"/>
    <w:tmpl w:val="86DAE99E"/>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9FD3095"/>
    <w:multiLevelType w:val="hybridMultilevel"/>
    <w:tmpl w:val="0148665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4052"/>
    <w:rsid w:val="0001046E"/>
    <w:rsid w:val="001358CD"/>
    <w:rsid w:val="001A26E6"/>
    <w:rsid w:val="0035561F"/>
    <w:rsid w:val="003C0981"/>
    <w:rsid w:val="00434E97"/>
    <w:rsid w:val="00453D77"/>
    <w:rsid w:val="00531B29"/>
    <w:rsid w:val="005744B9"/>
    <w:rsid w:val="005B7AE8"/>
    <w:rsid w:val="005D7C42"/>
    <w:rsid w:val="005F305F"/>
    <w:rsid w:val="00614052"/>
    <w:rsid w:val="006B0E0E"/>
    <w:rsid w:val="006C3B68"/>
    <w:rsid w:val="006C5509"/>
    <w:rsid w:val="00732033"/>
    <w:rsid w:val="007F6A9C"/>
    <w:rsid w:val="007F6AFE"/>
    <w:rsid w:val="008044C0"/>
    <w:rsid w:val="00872DE5"/>
    <w:rsid w:val="00892372"/>
    <w:rsid w:val="009166F8"/>
    <w:rsid w:val="00A52865"/>
    <w:rsid w:val="00BA1529"/>
    <w:rsid w:val="00C21A4D"/>
    <w:rsid w:val="00E00DE0"/>
    <w:rsid w:val="00E01813"/>
    <w:rsid w:val="00E07444"/>
    <w:rsid w:val="00E14B4C"/>
    <w:rsid w:val="00E545F2"/>
    <w:rsid w:val="00F1719F"/>
    <w:rsid w:val="00F56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0DE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7444"/>
    <w:pPr>
      <w:ind w:left="720"/>
      <w:contextualSpacing/>
    </w:pPr>
  </w:style>
  <w:style w:type="character" w:customStyle="1" w:styleId="apple-style-span">
    <w:name w:val="apple-style-span"/>
    <w:basedOn w:val="DefaultParagraphFont"/>
    <w:rsid w:val="005D7C42"/>
  </w:style>
  <w:style w:type="paragraph" w:styleId="BalloonText">
    <w:name w:val="Balloon Text"/>
    <w:basedOn w:val="Normal"/>
    <w:link w:val="BalloonTextChar"/>
    <w:uiPriority w:val="99"/>
    <w:semiHidden/>
    <w:unhideWhenUsed/>
    <w:rsid w:val="007320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203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0DE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7444"/>
    <w:pPr>
      <w:ind w:left="720"/>
      <w:contextualSpacing/>
    </w:pPr>
  </w:style>
  <w:style w:type="character" w:customStyle="1" w:styleId="apple-style-span">
    <w:name w:val="apple-style-span"/>
    <w:basedOn w:val="DefaultParagraphFont"/>
    <w:rsid w:val="005D7C42"/>
  </w:style>
  <w:style w:type="paragraph" w:styleId="BalloonText">
    <w:name w:val="Balloon Text"/>
    <w:basedOn w:val="Normal"/>
    <w:link w:val="BalloonTextChar"/>
    <w:uiPriority w:val="99"/>
    <w:semiHidden/>
    <w:unhideWhenUsed/>
    <w:rsid w:val="007320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203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043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08E0F1-723B-4501-93F2-BAD42E637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591</TotalTime>
  <Pages>6</Pages>
  <Words>2247</Words>
  <Characters>12812</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roperbad</dc:creator>
  <cp:lastModifiedBy>Xabran</cp:lastModifiedBy>
  <cp:revision>15</cp:revision>
  <dcterms:created xsi:type="dcterms:W3CDTF">2011-06-11T22:02:00Z</dcterms:created>
  <dcterms:modified xsi:type="dcterms:W3CDTF">2011-10-12T03:24:00Z</dcterms:modified>
</cp:coreProperties>
</file>